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F1B231" w14:textId="77777777" w:rsidR="00332BA2" w:rsidRDefault="00B63EA6" w:rsidP="00217028">
      <w:pPr>
        <w:pStyle w:val="Title"/>
        <w:outlineLvl w:val="0"/>
      </w:pPr>
      <w:bookmarkStart w:id="0" w:name="_Toc359077851"/>
      <w:bookmarkStart w:id="1" w:name="OLE_LINK1"/>
      <w:bookmarkStart w:id="2" w:name="OLE_LINK2"/>
      <w:r>
        <w:t>Demonstration of DOCX support in calibre</w:t>
      </w:r>
      <w:bookmarkEnd w:id="0"/>
    </w:p>
    <w:bookmarkEnd w:id="1"/>
    <w:bookmarkEnd w:id="2"/>
    <w:p w14:paraId="474DB520" w14:textId="508ECE4D" w:rsidR="00B63EA6" w:rsidRDefault="00B63EA6" w:rsidP="00230C50">
      <w:r>
        <w:t xml:space="preserve">This </w:t>
      </w:r>
      <w:r w:rsidR="005B3C8C">
        <w:t>fghgfhgfh</w:t>
      </w:r>
      <w:r>
        <w:t xml:space="preserve">demonstrates the ability of the calibre DOCX Input plugin to convert the various </w:t>
      </w:r>
      <w:del w:id="3" w:author="Krzysztof Ferenc" w:date="2017-07-31T12:33:00Z">
        <w:r w:rsidDel="00D97D8A">
          <w:delText xml:space="preserve">typographic features in </w:delText>
        </w:r>
      </w:del>
      <w:commentRangeStart w:id="4"/>
      <w:ins w:id="5" w:author="Krzysztof Ferenc" w:date="2017-07-31T12:33:00Z">
        <w:r w:rsidR="00D97D8A">
          <w:t>heheee</w:t>
        </w:r>
      </w:ins>
      <w:r>
        <w:t>a</w:t>
      </w:r>
      <w:commentRangeEnd w:id="4"/>
      <w:r w:rsidR="00D97D8A">
        <w:rPr>
          <w:rStyle w:val="CommentReference"/>
        </w:rPr>
        <w:commentReference w:id="4"/>
      </w:r>
      <w:r>
        <w:t xml:space="preserve"> M</w:t>
      </w:r>
      <w:r w:rsidR="005B3C8C">
        <w:t>g</w:t>
      </w:r>
      <w:r w:rsidR="005B3C8C">
        <w:t>hjhj</w:t>
      </w:r>
      <w:r w:rsidR="005B3C8C">
        <w:t>hjgh</w:t>
      </w:r>
      <w:r>
        <w:t xml:space="preserve">icrosoft Word (2007 and newer) document. Convert this document to a modern ebook format, such as AZW3 for Kindles </w:t>
      </w:r>
      <w:ins w:id="6" w:author="Krzysztof Ferenc" w:date="2017-07-31T12:34:00Z">
        <w:r w:rsidR="00D97D8A">
          <w:t>huehue</w:t>
        </w:r>
      </w:ins>
      <w:commentRangeStart w:id="7"/>
      <w:commentRangeStart w:id="8"/>
      <w:del w:id="9" w:author="Krzysztof Ferenc" w:date="2017-07-31T12:34:00Z">
        <w:r w:rsidDel="00D97D8A">
          <w:delText>or EPUB for other</w:delText>
        </w:r>
        <w:r w:rsidR="00624F36" w:rsidDel="00D97D8A">
          <w:delText>ghgfhfgh</w:delText>
        </w:r>
        <w:r w:rsidDel="00D97D8A">
          <w:delText xml:space="preserve"> ebook </w:delText>
        </w:r>
        <w:commentRangeEnd w:id="7"/>
        <w:r w:rsidR="00D97D8A" w:rsidDel="00D97D8A">
          <w:rPr>
            <w:rStyle w:val="CommentReference"/>
          </w:rPr>
          <w:commentReference w:id="7"/>
        </w:r>
      </w:del>
      <w:commentRangeEnd w:id="8"/>
      <w:r w:rsidR="00D97D8A">
        <w:rPr>
          <w:rStyle w:val="CommentReference"/>
        </w:rPr>
        <w:commentReference w:id="8"/>
      </w:r>
      <w:r>
        <w:t>readers, to see it in action.</w:t>
      </w:r>
    </w:p>
    <w:p w14:paraId="0B2A76BA" w14:textId="77777777"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14:paraId="771978D6" w14:textId="274D982B" w:rsidR="00565820" w:rsidRPr="00565820" w:rsidRDefault="00565820" w:rsidP="00D97D8A">
      <w:r>
        <w:t xml:space="preserve">To </w:t>
      </w:r>
      <w:commentRangeStart w:id="10"/>
      <w:commentRangeStart w:id="11"/>
      <w:commentRangeStart w:id="12"/>
      <w:commentRangeStart w:id="13"/>
      <w:ins w:id="14" w:author="Krzysztof Ferenc" w:date="2017-07-31T12:35:00Z">
        <w:r w:rsidR="00D97D8A">
          <w:t>no moze</w:t>
        </w:r>
      </w:ins>
      <w:del w:id="15" w:author="Krzysztof Ferenc" w:date="2017-07-31T12:35:00Z">
        <w:r w:rsidDel="00D97D8A">
          <w:delText xml:space="preserve">see the DOCX conversion in action, </w:delText>
        </w:r>
      </w:del>
      <w:commentRangeEnd w:id="10"/>
      <w:r w:rsidR="00D97D8A">
        <w:rPr>
          <w:rStyle w:val="CommentReference"/>
        </w:rPr>
        <w:commentReference w:id="10"/>
      </w:r>
      <w:commentRangeEnd w:id="11"/>
      <w:r w:rsidR="00D97D8A">
        <w:rPr>
          <w:rStyle w:val="CommentReference"/>
        </w:rPr>
        <w:commentReference w:id="11"/>
      </w:r>
      <w:commentRangeEnd w:id="12"/>
      <w:r w:rsidR="00D97D8A">
        <w:rPr>
          <w:rStyle w:val="CommentReference"/>
        </w:rPr>
        <w:commentReference w:id="12"/>
      </w:r>
      <w:commentRangeEnd w:id="13"/>
      <w:r w:rsidR="00D97D8A">
        <w:rPr>
          <w:rStyle w:val="CommentReference"/>
        </w:rPr>
        <w:commentReference w:id="13"/>
      </w:r>
      <w:r>
        <w:t xml:space="preserve">simply add this file to calibre using the </w:t>
      </w:r>
      <w:r>
        <w:rPr>
          <w:b/>
        </w:rPr>
        <w:t xml:space="preserve">“Add Books” </w:t>
      </w:r>
      <w:r>
        <w:t xml:space="preserve">button and then </w:t>
      </w:r>
      <w:r>
        <w:t>click “</w:t>
      </w:r>
      <w:r>
        <w:rPr>
          <w:b/>
        </w:rPr>
        <w:t xml:space="preserve">Convert”. </w:t>
      </w:r>
      <w:r>
        <w:t xml:space="preserve"> </w:t>
      </w:r>
      <w:r>
        <w:t xml:space="preserve">Set the output format in the top right corner of the conversion dialog to EPUB or AZW3 and click </w:t>
      </w:r>
      <w:r>
        <w:rPr>
          <w:b/>
        </w:rPr>
        <w:t>“OK”</w:t>
      </w:r>
      <w:r>
        <w:t>.</w:t>
      </w:r>
    </w:p>
    <w:p w14:paraId="273D9D95" w14:textId="77777777" w:rsidR="00386659" w:rsidRDefault="00386659" w:rsidP="00230C50">
      <w:bookmarkStart w:id="16" w:name="_GoBack"/>
      <w:bookmarkEnd w:id="16"/>
    </w:p>
    <w:p w14:paraId="01D33014" w14:textId="77777777" w:rsidR="00386659" w:rsidRDefault="00386659" w:rsidP="00386659">
      <w:pPr>
        <w:pStyle w:val="Heading1"/>
      </w:pPr>
      <w:bookmarkStart w:id="17" w:name="_Toc359077852"/>
      <w:r>
        <w:lastRenderedPageBreak/>
        <w:t>Text Formatting</w:t>
      </w:r>
      <w:bookmarkEnd w:id="17"/>
    </w:p>
    <w:p w14:paraId="1DE825AA" w14:textId="77777777" w:rsidR="00386659" w:rsidRDefault="00753CF0" w:rsidP="00753CF0">
      <w:pPr>
        <w:pStyle w:val="Heading2"/>
      </w:pPr>
      <w:bookmarkStart w:id="18" w:name="_Toc359077853"/>
      <w:r>
        <w:t>Inline formatting</w:t>
      </w:r>
      <w:bookmarkEnd w:id="18"/>
    </w:p>
    <w:p w14:paraId="6DF9BFA7" w14:textId="77777777" w:rsidR="00386659" w:rsidRDefault="00386659" w:rsidP="00386659">
      <w:r>
        <w:t>Here, we demonstrate various types of inline text formatting and the use of embedded fonts.</w:t>
      </w:r>
    </w:p>
    <w:p w14:paraId="213A52CB" w14:textId="77777777"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14:paraId="55870997" w14:textId="77777777" w:rsidR="00A65B8B" w:rsidRDefault="00A65B8B" w:rsidP="00A65B8B">
      <w:r>
        <w:t xml:space="preserve">A paragraph with styled text: </w:t>
      </w:r>
      <w:r w:rsidRPr="00A65B8B">
        <w:rPr>
          <w:rStyle w:val="SubtleEmphasis"/>
        </w:rPr>
        <w:t>subtle emphasis</w:t>
      </w:r>
      <w:r>
        <w:rPr>
          <w:rStyle w:val="SubtleEmphasis"/>
        </w:rPr>
        <w:t xml:space="preserve">  </w:t>
      </w:r>
      <w:r w:rsidRPr="00A65B8B">
        <w:t>f</w:t>
      </w:r>
      <w:r>
        <w:t xml:space="preserve">ollowed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w:t>
      </w:r>
      <w:commentRangeStart w:id="19"/>
      <w:r>
        <w:t xml:space="preserve">inline text properties as demonstrated </w:t>
      </w:r>
      <w:commentRangeEnd w:id="19"/>
      <w:r w:rsidR="001E524F">
        <w:rPr>
          <w:rStyle w:val="CommentReference"/>
        </w:rPr>
        <w:commentReference w:id="19"/>
      </w:r>
      <w:r>
        <w:t>in the previous paragraph</w:t>
      </w:r>
      <w:r w:rsidR="007752F6">
        <w:t xml:space="preserve"> — </w:t>
      </w:r>
      <w:r>
        <w:t>calibre can handle both with equal ease.</w:t>
      </w:r>
    </w:p>
    <w:p w14:paraId="3887C983" w14:textId="77777777" w:rsidR="00025E62" w:rsidRDefault="00025E62" w:rsidP="00025E62">
      <w:pPr>
        <w:pStyle w:val="Heading2"/>
      </w:pPr>
      <w:bookmarkStart w:id="20" w:name="_Toc359077854"/>
      <w:r>
        <w:t>Fun with fonts</w:t>
      </w:r>
      <w:bookmarkEnd w:id="20"/>
    </w:p>
    <w:p w14:paraId="4C4A7065" w14:textId="77777777"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14:paraId="5EC6A94F" w14:textId="77777777" w:rsidR="001D582F" w:rsidRDefault="001D582F" w:rsidP="001D582F">
      <w:pPr>
        <w:pStyle w:val="Heading2"/>
        <w:rPr>
          <w:rStyle w:val="IntenseEmphasis"/>
          <w:b/>
          <w:bCs/>
          <w:i w:val="0"/>
          <w:iCs w:val="0"/>
        </w:rPr>
      </w:pPr>
      <w:bookmarkStart w:id="21" w:name="_Paragraph_level_formatting"/>
      <w:bookmarkStart w:id="22" w:name="_Toc359077855"/>
      <w:bookmarkEnd w:id="21"/>
      <w:r>
        <w:rPr>
          <w:rStyle w:val="IntenseEmphasis"/>
          <w:b/>
          <w:bCs/>
          <w:i w:val="0"/>
          <w:iCs w:val="0"/>
        </w:rPr>
        <w:t>Paragraph level formatting</w:t>
      </w:r>
      <w:bookmarkEnd w:id="22"/>
    </w:p>
    <w:p w14:paraId="065A14A5" w14:textId="77777777"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14:paraId="48D6A25B" w14:textId="77777777"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14:paraId="6D1F6189" w14:textId="77777777" w:rsidR="00297ABF" w:rsidRDefault="00297ABF" w:rsidP="00297ABF">
      <w:pPr>
        <w:pStyle w:val="Heading1"/>
      </w:pPr>
      <w:bookmarkStart w:id="23" w:name="_Toc359077856"/>
      <w:r>
        <w:lastRenderedPageBreak/>
        <w:t>Tables</w:t>
      </w:r>
      <w:bookmarkEnd w:id="23"/>
    </w:p>
    <w:tbl>
      <w:tblPr>
        <w:tblStyle w:val="LightList-Accent3"/>
        <w:tblpPr w:rightFromText="187" w:bottomFromText="72" w:vertAnchor="text" w:tblpY="1"/>
        <w:tblOverlap w:val="never"/>
        <w:tblW w:w="0" w:type="auto"/>
        <w:tblLook w:val="0620" w:firstRow="1" w:lastRow="0" w:firstColumn="0" w:lastColumn="0" w:noHBand="1" w:noVBand="1"/>
      </w:tblPr>
      <w:tblGrid>
        <w:gridCol w:w="1879"/>
        <w:gridCol w:w="1620"/>
      </w:tblGrid>
      <w:tr w:rsidR="00297ABF" w14:paraId="2F941AE3" w14:textId="77777777" w:rsidTr="00B86920">
        <w:trPr>
          <w:cnfStyle w:val="100000000000" w:firstRow="1" w:lastRow="0" w:firstColumn="0" w:lastColumn="0" w:oddVBand="0" w:evenVBand="0" w:oddHBand="0" w:evenHBand="0" w:firstRowFirstColumn="0" w:firstRowLastColumn="0" w:lastRowFirstColumn="0" w:lastRowLastColumn="0"/>
        </w:trPr>
        <w:tc>
          <w:tcPr>
            <w:tcW w:w="1818" w:type="dxa"/>
          </w:tcPr>
          <w:p w14:paraId="67EDB4DC" w14:textId="77777777" w:rsidR="00297ABF" w:rsidRDefault="00297ABF" w:rsidP="00B86920">
            <w:r>
              <w:t>ITEM</w:t>
            </w:r>
          </w:p>
        </w:tc>
        <w:tc>
          <w:tcPr>
            <w:tcW w:w="1620" w:type="dxa"/>
          </w:tcPr>
          <w:p w14:paraId="254051F0" w14:textId="77777777" w:rsidR="00297ABF" w:rsidRDefault="00297ABF" w:rsidP="00B86920">
            <w:r>
              <w:t>NEEDED</w:t>
            </w:r>
          </w:p>
        </w:tc>
      </w:tr>
      <w:tr w:rsidR="00297ABF" w14:paraId="7D7DFAA3" w14:textId="77777777" w:rsidTr="00B86920">
        <w:tc>
          <w:tcPr>
            <w:tcW w:w="1818" w:type="dxa"/>
          </w:tcPr>
          <w:p w14:paraId="5FD840DE" w14:textId="77777777" w:rsidR="00297ABF" w:rsidRDefault="00297ABF" w:rsidP="00B86920">
            <w:r>
              <w:t>Books</w:t>
            </w:r>
          </w:p>
        </w:tc>
        <w:tc>
          <w:tcPr>
            <w:tcW w:w="1620" w:type="dxa"/>
          </w:tcPr>
          <w:p w14:paraId="063D6CA7" w14:textId="77777777" w:rsidR="00297ABF" w:rsidRDefault="00297ABF" w:rsidP="00B86920">
            <w:r>
              <w:t>1</w:t>
            </w:r>
          </w:p>
        </w:tc>
      </w:tr>
      <w:tr w:rsidR="00297ABF" w14:paraId="14577E3C" w14:textId="77777777" w:rsidTr="00B86920">
        <w:tc>
          <w:tcPr>
            <w:tcW w:w="1818" w:type="dxa"/>
          </w:tcPr>
          <w:p w14:paraId="6505335A" w14:textId="77777777" w:rsidR="00297ABF" w:rsidRDefault="00297ABF" w:rsidP="00B86920">
            <w:r>
              <w:t>Pens</w:t>
            </w:r>
          </w:p>
        </w:tc>
        <w:tc>
          <w:tcPr>
            <w:tcW w:w="1620" w:type="dxa"/>
          </w:tcPr>
          <w:p w14:paraId="138FF284" w14:textId="77777777" w:rsidR="00297ABF" w:rsidRDefault="00297ABF" w:rsidP="00B86920">
            <w:r>
              <w:t>3</w:t>
            </w:r>
          </w:p>
        </w:tc>
      </w:tr>
      <w:tr w:rsidR="00297ABF" w14:paraId="0875D9DE" w14:textId="77777777" w:rsidTr="00B86920">
        <w:tc>
          <w:tcPr>
            <w:tcW w:w="1818" w:type="dxa"/>
          </w:tcPr>
          <w:p w14:paraId="7B9273D3" w14:textId="77777777" w:rsidR="00297ABF" w:rsidRDefault="00297ABF" w:rsidP="00B86920">
            <w:r>
              <w:t>Pencils</w:t>
            </w:r>
          </w:p>
        </w:tc>
        <w:tc>
          <w:tcPr>
            <w:tcW w:w="1620" w:type="dxa"/>
          </w:tcPr>
          <w:p w14:paraId="3C72500D" w14:textId="77777777" w:rsidR="00297ABF" w:rsidRDefault="00297ABF" w:rsidP="00B86920">
            <w:r>
              <w:t>2</w:t>
            </w:r>
          </w:p>
        </w:tc>
      </w:tr>
      <w:tr w:rsidR="00297ABF" w14:paraId="28BFC31D" w14:textId="77777777" w:rsidTr="00B86920">
        <w:tc>
          <w:tcPr>
            <w:tcW w:w="1818" w:type="dxa"/>
          </w:tcPr>
          <w:p w14:paraId="2C33D6A4" w14:textId="77777777" w:rsidR="00297ABF" w:rsidRDefault="00297ABF" w:rsidP="00B86920">
            <w:r>
              <w:t>Highlighter</w:t>
            </w:r>
          </w:p>
        </w:tc>
        <w:tc>
          <w:tcPr>
            <w:tcW w:w="1620" w:type="dxa"/>
          </w:tcPr>
          <w:p w14:paraId="5BBE25DF" w14:textId="77777777" w:rsidR="00297ABF" w:rsidRDefault="00297ABF" w:rsidP="00B86920">
            <w:r>
              <w:t>2 colors</w:t>
            </w:r>
          </w:p>
        </w:tc>
      </w:tr>
      <w:tr w:rsidR="00297ABF" w14:paraId="4A6F8CBF" w14:textId="77777777" w:rsidTr="00B86920">
        <w:tc>
          <w:tcPr>
            <w:tcW w:w="1818" w:type="dxa"/>
          </w:tcPr>
          <w:p w14:paraId="5FAD06FA" w14:textId="77777777" w:rsidR="00297ABF" w:rsidRDefault="00297ABF" w:rsidP="00B86920">
            <w:r>
              <w:t>Scissors</w:t>
            </w:r>
          </w:p>
        </w:tc>
        <w:tc>
          <w:tcPr>
            <w:tcW w:w="1620" w:type="dxa"/>
          </w:tcPr>
          <w:p w14:paraId="0BF17DB0" w14:textId="77777777" w:rsidR="00297ABF" w:rsidRDefault="00297ABF" w:rsidP="00B86920">
            <w:r>
              <w:t>1 pair</w:t>
            </w:r>
          </w:p>
        </w:tc>
      </w:tr>
    </w:tbl>
    <w:p w14:paraId="347763FD" w14:textId="77777777"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14:paraId="6343AA43" w14:textId="77777777" w:rsidR="00297ABF" w:rsidRPr="00297ABF" w:rsidRDefault="00297ABF" w:rsidP="00297ABF">
      <w:r>
        <w:t>Now let’s look at a fancier table—one with alternating row colors and partial borders. This table is stretched out to take 100% of the available width.</w:t>
      </w:r>
    </w:p>
    <w:tbl>
      <w:tblPr>
        <w:tblStyle w:val="MediumList2-Accent1"/>
        <w:tblW w:w="5000" w:type="pct"/>
        <w:tblLook w:val="04A0" w:firstRow="1" w:lastRow="0" w:firstColumn="1" w:lastColumn="0" w:noHBand="0" w:noVBand="1"/>
      </w:tblPr>
      <w:tblGrid>
        <w:gridCol w:w="1906"/>
        <w:gridCol w:w="1514"/>
        <w:gridCol w:w="1514"/>
        <w:gridCol w:w="1516"/>
        <w:gridCol w:w="1518"/>
        <w:gridCol w:w="1392"/>
      </w:tblGrid>
      <w:tr w:rsidR="00297ABF" w14:paraId="03ACE3E5" w14:textId="77777777"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14:paraId="35E7C5E0" w14:textId="77777777"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14:paraId="179EEDAE"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14:paraId="4710F4BE"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14:paraId="7089F044"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14:paraId="76D35956"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14:paraId="2517232B"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14:paraId="0AE83277"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1AAF6F4E"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14:paraId="574DD621"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14:paraId="601CA52D"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14:paraId="45F98C7C"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118F426C"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3FF3E6C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6E886BCB"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08E4A320"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14:paraId="4652B653"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14:paraId="6E2974BA"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14:paraId="476FF6F6"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2D620AB8"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2541F609"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09F18340"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029C3141"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14:paraId="3D1A2A4F"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14:paraId="2FD5EC2C"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14:paraId="3CD22BCD"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14:paraId="65E72CD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70AF237E"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3349C7E8"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1144E613"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14:paraId="1B3B26BE"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14:paraId="474A1792"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14:paraId="00771FFF"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14:paraId="751338F3"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14:paraId="7D7CAEC5"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16FB6132"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3086F15D"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14:paraId="43E64DB5"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14:paraId="753FF92F"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14:paraId="32477783"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14:paraId="7AC0A4BE"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14:paraId="4B7D0A27"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14:paraId="44CC8BA3" w14:textId="77777777" w:rsidR="00297ABF" w:rsidRDefault="00297ABF" w:rsidP="00297ABF"/>
    <w:p w14:paraId="7615C933" w14:textId="77777777"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firstRow="1" w:lastRow="1" w:firstColumn="0" w:lastColumn="0" w:noHBand="1" w:noVBand="1"/>
      </w:tblPr>
      <w:tblGrid>
        <w:gridCol w:w="2441"/>
        <w:gridCol w:w="2306"/>
        <w:gridCol w:w="2306"/>
        <w:gridCol w:w="2307"/>
      </w:tblGrid>
      <w:tr w:rsidR="00297ABF" w14:paraId="39419209" w14:textId="77777777"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14:paraId="3CD49354" w14:textId="77777777" w:rsidR="00297ABF" w:rsidRDefault="00297ABF">
            <w:r>
              <w:t>College</w:t>
            </w:r>
          </w:p>
        </w:tc>
        <w:tc>
          <w:tcPr>
            <w:tcW w:w="1250" w:type="pct"/>
          </w:tcPr>
          <w:p w14:paraId="4224C346" w14:textId="77777777" w:rsidR="00297ABF" w:rsidRDefault="00297ABF">
            <w:r>
              <w:t>New students</w:t>
            </w:r>
          </w:p>
        </w:tc>
        <w:tc>
          <w:tcPr>
            <w:tcW w:w="1250" w:type="pct"/>
          </w:tcPr>
          <w:p w14:paraId="17643264" w14:textId="77777777" w:rsidR="00297ABF" w:rsidRDefault="00297ABF">
            <w:r>
              <w:t>Graduating students</w:t>
            </w:r>
          </w:p>
        </w:tc>
        <w:tc>
          <w:tcPr>
            <w:tcW w:w="1250" w:type="pct"/>
          </w:tcPr>
          <w:p w14:paraId="79EDF79F" w14:textId="77777777" w:rsidR="00297ABF" w:rsidRDefault="00297ABF">
            <w:r>
              <w:t>Change</w:t>
            </w:r>
          </w:p>
        </w:tc>
      </w:tr>
      <w:tr w:rsidR="00297ABF" w14:paraId="7F4D6AD5" w14:textId="77777777" w:rsidTr="00A011EB">
        <w:tc>
          <w:tcPr>
            <w:tcW w:w="1250" w:type="pct"/>
            <w:noWrap/>
          </w:tcPr>
          <w:p w14:paraId="238C461A" w14:textId="77777777" w:rsidR="00297ABF" w:rsidRDefault="00297ABF"/>
        </w:tc>
        <w:tc>
          <w:tcPr>
            <w:tcW w:w="1250" w:type="pct"/>
          </w:tcPr>
          <w:p w14:paraId="576A1D53" w14:textId="77777777" w:rsidR="00297ABF" w:rsidRDefault="00297ABF">
            <w:pPr>
              <w:rPr>
                <w:rStyle w:val="SubtleEmphasis"/>
              </w:rPr>
            </w:pPr>
            <w:r>
              <w:rPr>
                <w:rStyle w:val="SubtleEmphasis"/>
              </w:rPr>
              <w:t>Undergraduate</w:t>
            </w:r>
          </w:p>
        </w:tc>
        <w:tc>
          <w:tcPr>
            <w:tcW w:w="1250" w:type="pct"/>
          </w:tcPr>
          <w:p w14:paraId="1CF3D6BE" w14:textId="77777777" w:rsidR="00297ABF" w:rsidRDefault="00297ABF"/>
        </w:tc>
        <w:tc>
          <w:tcPr>
            <w:tcW w:w="1250" w:type="pct"/>
          </w:tcPr>
          <w:p w14:paraId="5181E57A" w14:textId="77777777" w:rsidR="00297ABF" w:rsidRDefault="00297ABF"/>
        </w:tc>
      </w:tr>
      <w:tr w:rsidR="00297ABF" w14:paraId="54B544CD" w14:textId="77777777" w:rsidTr="00A011EB">
        <w:tc>
          <w:tcPr>
            <w:tcW w:w="1250" w:type="pct"/>
            <w:noWrap/>
          </w:tcPr>
          <w:p w14:paraId="580874B3" w14:textId="77777777" w:rsidR="00297ABF" w:rsidRDefault="00297ABF">
            <w:r>
              <w:t>Cedar University</w:t>
            </w:r>
          </w:p>
        </w:tc>
        <w:tc>
          <w:tcPr>
            <w:tcW w:w="1250" w:type="pct"/>
          </w:tcPr>
          <w:p w14:paraId="5771D2AA" w14:textId="77777777" w:rsidR="00297ABF" w:rsidRDefault="00297ABF">
            <w:pPr>
              <w:pStyle w:val="DecimalAligned"/>
            </w:pPr>
            <w:r>
              <w:t>110</w:t>
            </w:r>
          </w:p>
        </w:tc>
        <w:tc>
          <w:tcPr>
            <w:tcW w:w="1250" w:type="pct"/>
          </w:tcPr>
          <w:p w14:paraId="44ABA337" w14:textId="77777777" w:rsidR="00297ABF" w:rsidRDefault="00297ABF">
            <w:pPr>
              <w:pStyle w:val="DecimalAligned"/>
            </w:pPr>
            <w:r>
              <w:t>103</w:t>
            </w:r>
          </w:p>
        </w:tc>
        <w:tc>
          <w:tcPr>
            <w:tcW w:w="1250" w:type="pct"/>
          </w:tcPr>
          <w:p w14:paraId="07A15E8F" w14:textId="77777777" w:rsidR="00297ABF" w:rsidRDefault="00297ABF">
            <w:pPr>
              <w:pStyle w:val="DecimalAligned"/>
            </w:pPr>
            <w:r>
              <w:t>+7</w:t>
            </w:r>
          </w:p>
        </w:tc>
      </w:tr>
      <w:tr w:rsidR="00297ABF" w14:paraId="3CBDFB31" w14:textId="77777777" w:rsidTr="00A011EB">
        <w:tc>
          <w:tcPr>
            <w:tcW w:w="1250" w:type="pct"/>
            <w:noWrap/>
          </w:tcPr>
          <w:p w14:paraId="491D56CC" w14:textId="77777777" w:rsidR="00297ABF" w:rsidRDefault="00297ABF">
            <w:r>
              <w:t>Oak Institute</w:t>
            </w:r>
          </w:p>
        </w:tc>
        <w:tc>
          <w:tcPr>
            <w:tcW w:w="1250" w:type="pct"/>
          </w:tcPr>
          <w:p w14:paraId="0597A049" w14:textId="77777777" w:rsidR="00297ABF" w:rsidRDefault="00297ABF">
            <w:pPr>
              <w:pStyle w:val="DecimalAligned"/>
            </w:pPr>
            <w:r>
              <w:t>202</w:t>
            </w:r>
          </w:p>
        </w:tc>
        <w:tc>
          <w:tcPr>
            <w:tcW w:w="1250" w:type="pct"/>
          </w:tcPr>
          <w:p w14:paraId="24ECD1A2" w14:textId="77777777" w:rsidR="00297ABF" w:rsidRDefault="00297ABF">
            <w:pPr>
              <w:pStyle w:val="DecimalAligned"/>
            </w:pPr>
            <w:r>
              <w:t>210</w:t>
            </w:r>
          </w:p>
        </w:tc>
        <w:tc>
          <w:tcPr>
            <w:tcW w:w="1250" w:type="pct"/>
          </w:tcPr>
          <w:p w14:paraId="2C3307C6" w14:textId="77777777" w:rsidR="00297ABF" w:rsidRDefault="00297ABF">
            <w:pPr>
              <w:pStyle w:val="DecimalAligned"/>
            </w:pPr>
            <w:r>
              <w:t>-8</w:t>
            </w:r>
          </w:p>
        </w:tc>
      </w:tr>
      <w:tr w:rsidR="00297ABF" w14:paraId="257CE255" w14:textId="77777777" w:rsidTr="00A011EB">
        <w:tc>
          <w:tcPr>
            <w:tcW w:w="1250" w:type="pct"/>
            <w:noWrap/>
          </w:tcPr>
          <w:p w14:paraId="5F5A4C7C" w14:textId="77777777" w:rsidR="00297ABF" w:rsidRDefault="00297ABF"/>
        </w:tc>
        <w:tc>
          <w:tcPr>
            <w:tcW w:w="1250" w:type="pct"/>
          </w:tcPr>
          <w:p w14:paraId="2635080A" w14:textId="77777777" w:rsidR="00297ABF" w:rsidRDefault="00297ABF">
            <w:pPr>
              <w:rPr>
                <w:rStyle w:val="SubtleEmphasis"/>
              </w:rPr>
            </w:pPr>
            <w:r>
              <w:rPr>
                <w:rStyle w:val="SubtleEmphasis"/>
              </w:rPr>
              <w:t>Graduate</w:t>
            </w:r>
          </w:p>
        </w:tc>
        <w:tc>
          <w:tcPr>
            <w:tcW w:w="1250" w:type="pct"/>
          </w:tcPr>
          <w:p w14:paraId="5B823D0D" w14:textId="77777777" w:rsidR="00297ABF" w:rsidRDefault="00297ABF"/>
        </w:tc>
        <w:tc>
          <w:tcPr>
            <w:tcW w:w="1250" w:type="pct"/>
          </w:tcPr>
          <w:p w14:paraId="2E6CF843" w14:textId="77777777" w:rsidR="00297ABF" w:rsidRDefault="00297ABF"/>
        </w:tc>
      </w:tr>
      <w:tr w:rsidR="00297ABF" w14:paraId="5EB9E8BD" w14:textId="77777777" w:rsidTr="00A011EB">
        <w:tc>
          <w:tcPr>
            <w:tcW w:w="1250" w:type="pct"/>
            <w:noWrap/>
          </w:tcPr>
          <w:p w14:paraId="43038F00" w14:textId="77777777" w:rsidR="00297ABF" w:rsidRDefault="00297ABF">
            <w:r>
              <w:t>Cedar University</w:t>
            </w:r>
          </w:p>
        </w:tc>
        <w:tc>
          <w:tcPr>
            <w:tcW w:w="1250" w:type="pct"/>
          </w:tcPr>
          <w:p w14:paraId="7A91CEB5" w14:textId="77777777" w:rsidR="00297ABF" w:rsidRDefault="00297ABF">
            <w:pPr>
              <w:pStyle w:val="DecimalAligned"/>
            </w:pPr>
            <w:r>
              <w:t>24</w:t>
            </w:r>
          </w:p>
        </w:tc>
        <w:tc>
          <w:tcPr>
            <w:tcW w:w="1250" w:type="pct"/>
          </w:tcPr>
          <w:p w14:paraId="46B4028B" w14:textId="77777777" w:rsidR="00297ABF" w:rsidRDefault="00297ABF">
            <w:pPr>
              <w:pStyle w:val="DecimalAligned"/>
            </w:pPr>
            <w:r>
              <w:t>20</w:t>
            </w:r>
          </w:p>
        </w:tc>
        <w:tc>
          <w:tcPr>
            <w:tcW w:w="1250" w:type="pct"/>
          </w:tcPr>
          <w:p w14:paraId="02D27407" w14:textId="77777777" w:rsidR="00297ABF" w:rsidRDefault="00297ABF">
            <w:pPr>
              <w:pStyle w:val="DecimalAligned"/>
            </w:pPr>
            <w:r>
              <w:t>+4</w:t>
            </w:r>
          </w:p>
        </w:tc>
      </w:tr>
      <w:tr w:rsidR="00297ABF" w14:paraId="18FC5EFE" w14:textId="77777777" w:rsidTr="00A011EB">
        <w:tc>
          <w:tcPr>
            <w:tcW w:w="1250" w:type="pct"/>
            <w:noWrap/>
          </w:tcPr>
          <w:p w14:paraId="1D227D58" w14:textId="77777777" w:rsidR="00297ABF" w:rsidRDefault="00297ABF">
            <w:r>
              <w:t>Elm College</w:t>
            </w:r>
          </w:p>
        </w:tc>
        <w:tc>
          <w:tcPr>
            <w:tcW w:w="1250" w:type="pct"/>
          </w:tcPr>
          <w:p w14:paraId="4F2F6BEA" w14:textId="77777777" w:rsidR="00297ABF" w:rsidRDefault="00297ABF">
            <w:pPr>
              <w:pStyle w:val="DecimalAligned"/>
            </w:pPr>
            <w:r>
              <w:t>43</w:t>
            </w:r>
          </w:p>
        </w:tc>
        <w:tc>
          <w:tcPr>
            <w:tcW w:w="1250" w:type="pct"/>
          </w:tcPr>
          <w:p w14:paraId="694BCCC4" w14:textId="77777777" w:rsidR="00297ABF" w:rsidRDefault="00297ABF">
            <w:pPr>
              <w:pStyle w:val="DecimalAligned"/>
            </w:pPr>
            <w:r>
              <w:t>53</w:t>
            </w:r>
          </w:p>
        </w:tc>
        <w:tc>
          <w:tcPr>
            <w:tcW w:w="1250" w:type="pct"/>
          </w:tcPr>
          <w:p w14:paraId="1BFB7676" w14:textId="77777777" w:rsidR="00297ABF" w:rsidRDefault="00297ABF">
            <w:pPr>
              <w:pStyle w:val="DecimalAligned"/>
            </w:pPr>
            <w:r>
              <w:t>-10</w:t>
            </w:r>
          </w:p>
        </w:tc>
      </w:tr>
      <w:tr w:rsidR="00297ABF" w14:paraId="7D550B34" w14:textId="77777777"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14:paraId="24D4ECC0" w14:textId="77777777" w:rsidR="00297ABF" w:rsidRDefault="00297ABF">
            <w:r>
              <w:t>Total</w:t>
            </w:r>
          </w:p>
        </w:tc>
        <w:tc>
          <w:tcPr>
            <w:tcW w:w="1250" w:type="pct"/>
          </w:tcPr>
          <w:p w14:paraId="178B3740" w14:textId="77777777" w:rsidR="00297ABF" w:rsidRDefault="00297ABF">
            <w:pPr>
              <w:pStyle w:val="DecimalAligned"/>
            </w:pPr>
            <w:r>
              <w:t>998</w:t>
            </w:r>
          </w:p>
        </w:tc>
        <w:tc>
          <w:tcPr>
            <w:tcW w:w="1250" w:type="pct"/>
          </w:tcPr>
          <w:p w14:paraId="52D36040" w14:textId="77777777" w:rsidR="00297ABF" w:rsidRDefault="00297ABF">
            <w:pPr>
              <w:pStyle w:val="DecimalAligned"/>
            </w:pPr>
            <w:r>
              <w:t>908</w:t>
            </w:r>
          </w:p>
        </w:tc>
        <w:tc>
          <w:tcPr>
            <w:tcW w:w="1250" w:type="pct"/>
          </w:tcPr>
          <w:p w14:paraId="12205477" w14:textId="77777777" w:rsidR="00297ABF" w:rsidRDefault="00297ABF">
            <w:pPr>
              <w:pStyle w:val="DecimalAligned"/>
            </w:pPr>
            <w:r>
              <w:t>90</w:t>
            </w:r>
          </w:p>
        </w:tc>
      </w:tr>
    </w:tbl>
    <w:p w14:paraId="429BD003" w14:textId="77777777" w:rsidR="00297ABF" w:rsidRDefault="00297ABF">
      <w:pPr>
        <w:pStyle w:val="FootnoteText"/>
      </w:pPr>
      <w:r>
        <w:rPr>
          <w:rStyle w:val="SubtleEmphasis"/>
        </w:rPr>
        <w:t>Source:</w:t>
      </w:r>
      <w:r>
        <w:t xml:space="preserve"> Fictitious data, for illustration purposes only</w:t>
      </w:r>
    </w:p>
    <w:p w14:paraId="6E87E252" w14:textId="77777777"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leGrid"/>
        <w:tblW w:w="3500" w:type="pct"/>
        <w:jc w:val="center"/>
        <w:tblLook w:val="04A0" w:firstRow="1" w:lastRow="0" w:firstColumn="1" w:lastColumn="0" w:noHBand="0" w:noVBand="1"/>
      </w:tblPr>
      <w:tblGrid>
        <w:gridCol w:w="3425"/>
        <w:gridCol w:w="3120"/>
      </w:tblGrid>
      <w:tr w:rsidR="00272A32" w14:paraId="75B21391" w14:textId="77777777" w:rsidTr="00272A32">
        <w:trPr>
          <w:trHeight w:val="1079"/>
          <w:jc w:val="center"/>
        </w:trPr>
        <w:tc>
          <w:tcPr>
            <w:tcW w:w="4788" w:type="dxa"/>
          </w:tcPr>
          <w:tbl>
            <w:tblPr>
              <w:tblStyle w:val="TableGrid"/>
              <w:tblW w:w="4000" w:type="pct"/>
              <w:jc w:val="center"/>
              <w:tblLook w:val="04A0" w:firstRow="1" w:lastRow="0" w:firstColumn="1" w:lastColumn="0" w:noHBand="0" w:noVBand="1"/>
            </w:tblPr>
            <w:tblGrid>
              <w:gridCol w:w="1322"/>
              <w:gridCol w:w="1237"/>
            </w:tblGrid>
            <w:tr w:rsidR="00272A32" w14:paraId="25AFB54D" w14:textId="77777777" w:rsidTr="00D41AC9">
              <w:trPr>
                <w:jc w:val="center"/>
              </w:trPr>
              <w:tc>
                <w:tcPr>
                  <w:tcW w:w="1678" w:type="dxa"/>
                  <w:vMerge w:val="restart"/>
                </w:tcPr>
                <w:p w14:paraId="6E025ED2" w14:textId="77777777" w:rsidR="00272A32" w:rsidRDefault="00272A32" w:rsidP="009A211E">
                  <w:pPr>
                    <w:spacing w:before="240"/>
                    <w:ind w:firstLine="0"/>
                  </w:pPr>
                  <w:r>
                    <w:lastRenderedPageBreak/>
                    <w:t>One</w:t>
                  </w:r>
                </w:p>
                <w:p w14:paraId="6BFC8204" w14:textId="77777777" w:rsidR="00272A32" w:rsidRDefault="00272A32" w:rsidP="00272A32">
                  <w:pPr>
                    <w:spacing w:before="240"/>
                    <w:ind w:firstLine="0"/>
                  </w:pPr>
                  <w:r>
                    <w:t>Three</w:t>
                  </w:r>
                </w:p>
              </w:tc>
              <w:tc>
                <w:tcPr>
                  <w:tcW w:w="1629" w:type="dxa"/>
                </w:tcPr>
                <w:p w14:paraId="5114CAAA" w14:textId="77777777" w:rsidR="00272A32" w:rsidRDefault="00272A32" w:rsidP="009A211E">
                  <w:pPr>
                    <w:spacing w:before="240"/>
                    <w:ind w:firstLine="0"/>
                  </w:pPr>
                  <w:r>
                    <w:t>Two</w:t>
                  </w:r>
                </w:p>
              </w:tc>
            </w:tr>
            <w:tr w:rsidR="00272A32" w14:paraId="24650EC8" w14:textId="77777777" w:rsidTr="00D41AC9">
              <w:trPr>
                <w:jc w:val="center"/>
              </w:trPr>
              <w:tc>
                <w:tcPr>
                  <w:tcW w:w="1678" w:type="dxa"/>
                  <w:vMerge/>
                </w:tcPr>
                <w:p w14:paraId="60CB00C5" w14:textId="77777777" w:rsidR="00272A32" w:rsidRDefault="00272A32" w:rsidP="009A211E">
                  <w:pPr>
                    <w:spacing w:before="240"/>
                    <w:ind w:firstLine="0"/>
                  </w:pPr>
                </w:p>
              </w:tc>
              <w:tc>
                <w:tcPr>
                  <w:tcW w:w="1629" w:type="dxa"/>
                </w:tcPr>
                <w:p w14:paraId="66E96F70" w14:textId="77777777" w:rsidR="00272A32" w:rsidRDefault="00272A32" w:rsidP="009A211E">
                  <w:pPr>
                    <w:spacing w:before="240"/>
                    <w:ind w:firstLine="0"/>
                  </w:pPr>
                  <w:r>
                    <w:t>Four</w:t>
                  </w:r>
                </w:p>
              </w:tc>
            </w:tr>
          </w:tbl>
          <w:p w14:paraId="53F4C222" w14:textId="77777777" w:rsidR="00272A32" w:rsidRDefault="00272A32" w:rsidP="009A211E">
            <w:pPr>
              <w:spacing w:before="240"/>
              <w:ind w:firstLine="0"/>
            </w:pPr>
          </w:p>
        </w:tc>
        <w:tc>
          <w:tcPr>
            <w:tcW w:w="4788" w:type="dxa"/>
          </w:tcPr>
          <w:p w14:paraId="6FC86405" w14:textId="77777777" w:rsidR="00272A32" w:rsidRDefault="00272A32" w:rsidP="009A211E">
            <w:pPr>
              <w:spacing w:before="240"/>
              <w:ind w:firstLine="0"/>
            </w:pPr>
            <w:r>
              <w:t>To the left is a table inside a table, with some cells merged.</w:t>
            </w:r>
          </w:p>
        </w:tc>
      </w:tr>
    </w:tbl>
    <w:p w14:paraId="4BA59657" w14:textId="77777777" w:rsidR="00297ABF" w:rsidRDefault="00297ABF" w:rsidP="009A211E">
      <w:pPr>
        <w:spacing w:before="240"/>
      </w:pPr>
    </w:p>
    <w:p w14:paraId="2A855A67" w14:textId="77777777"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922"/>
        <w:gridCol w:w="222"/>
        <w:gridCol w:w="1007"/>
        <w:gridCol w:w="222"/>
        <w:gridCol w:w="926"/>
        <w:gridCol w:w="222"/>
        <w:gridCol w:w="1017"/>
        <w:gridCol w:w="222"/>
        <w:gridCol w:w="929"/>
        <w:gridCol w:w="222"/>
        <w:gridCol w:w="919"/>
        <w:gridCol w:w="236"/>
        <w:gridCol w:w="904"/>
        <w:gridCol w:w="15"/>
      </w:tblGrid>
      <w:tr w:rsidR="00B727BF" w14:paraId="21B257A9" w14:textId="77777777"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14:paraId="58E9F03E" w14:textId="77777777" w:rsidR="00B727BF" w:rsidRDefault="00B727BF">
            <w:r>
              <w:t>December 2007</w:t>
            </w:r>
          </w:p>
        </w:tc>
      </w:tr>
      <w:tr w:rsidR="00B727BF" w14:paraId="656C8BFD"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14:paraId="51D9BFC4" w14:textId="77777777" w:rsidR="00B727BF" w:rsidRDefault="00B727BF">
            <w:r>
              <w:t>Sun</w:t>
            </w:r>
          </w:p>
        </w:tc>
        <w:tc>
          <w:tcPr>
            <w:tcW w:w="222" w:type="dxa"/>
            <w:noWrap/>
            <w:tcMar>
              <w:left w:w="43" w:type="dxa"/>
              <w:right w:w="43" w:type="dxa"/>
            </w:tcMar>
            <w:vAlign w:val="bottom"/>
          </w:tcPr>
          <w:p w14:paraId="299EA61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14:paraId="46565257" w14:textId="77777777"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14:paraId="78A19DD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6B31DAFC" w14:textId="77777777"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14:paraId="72AADC4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1FD14478" w14:textId="77777777"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14:paraId="3A3C7DB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3DB0CD2C" w14:textId="77777777"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14:paraId="42BBE11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3CB6C323" w14:textId="77777777"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14:paraId="4A68EDC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14:paraId="3675EF5D" w14:textId="77777777" w:rsidR="00B727BF" w:rsidRDefault="00B727BF">
            <w:r>
              <w:t>Sat</w:t>
            </w:r>
          </w:p>
        </w:tc>
      </w:tr>
      <w:tr w:rsidR="00B727BF" w14:paraId="7BC280B7"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10435483" w14:textId="77777777" w:rsidR="00B727BF" w:rsidRDefault="00B727BF"/>
        </w:tc>
        <w:tc>
          <w:tcPr>
            <w:tcW w:w="222" w:type="dxa"/>
            <w:tcBorders>
              <w:left w:val="single" w:sz="24" w:space="0" w:color="365F91" w:themeColor="accent1" w:themeShade="BF"/>
            </w:tcBorders>
          </w:tcPr>
          <w:p w14:paraId="020DD2C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675BBDB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4589C96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20086E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794429E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7076E0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03152C4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E4FA36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303CDF4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A4E28A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137AF05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6E638A6E" w14:textId="77777777" w:rsidR="00B727BF" w:rsidRDefault="00B727BF">
            <w:r>
              <w:t>1</w:t>
            </w:r>
          </w:p>
        </w:tc>
      </w:tr>
      <w:tr w:rsidR="00B727BF" w14:paraId="6E0BF567"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6FD0D5E7" w14:textId="77777777" w:rsidR="00B727BF" w:rsidRDefault="00B727BF"/>
        </w:tc>
        <w:tc>
          <w:tcPr>
            <w:tcW w:w="222" w:type="dxa"/>
          </w:tcPr>
          <w:p w14:paraId="39AAEEA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6D91B67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A119F2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112ECA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E0D0AC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563147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513E39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70F7FC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8A5162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04EFC5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0133048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1D4152A3" w14:textId="77777777" w:rsidR="00B727BF" w:rsidRDefault="00B727BF"/>
        </w:tc>
      </w:tr>
      <w:tr w:rsidR="00B727BF" w14:paraId="62DBF652"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5BD272FB" w14:textId="77777777" w:rsidR="00B727BF" w:rsidRDefault="00B727BF">
            <w:r>
              <w:t>2</w:t>
            </w:r>
          </w:p>
        </w:tc>
        <w:tc>
          <w:tcPr>
            <w:tcW w:w="222" w:type="dxa"/>
            <w:tcBorders>
              <w:left w:val="single" w:sz="24" w:space="0" w:color="365F91" w:themeColor="accent1" w:themeShade="BF"/>
            </w:tcBorders>
          </w:tcPr>
          <w:p w14:paraId="3391E17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7E83B412" w14:textId="77777777"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14:paraId="1DA023E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38F3203" w14:textId="77777777"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14:paraId="477E5AA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569AAE3" w14:textId="77777777"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14:paraId="51CDB2F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B5761CE" w14:textId="77777777"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14:paraId="424FFEE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1F24F9E" w14:textId="77777777"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14:paraId="17E50B4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48EDB8EB" w14:textId="77777777" w:rsidR="00B727BF" w:rsidRDefault="00B727BF">
            <w:r>
              <w:t>8</w:t>
            </w:r>
          </w:p>
        </w:tc>
      </w:tr>
      <w:tr w:rsidR="00B727BF" w14:paraId="31111C70"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2B8597A9" w14:textId="77777777" w:rsidR="00B727BF" w:rsidRDefault="00B727BF"/>
        </w:tc>
        <w:tc>
          <w:tcPr>
            <w:tcW w:w="222" w:type="dxa"/>
          </w:tcPr>
          <w:p w14:paraId="3F17E92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1357CD2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A65A75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8D240A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506098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3A92E6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C65160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D0A0B3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55E0C2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40460A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36FB9FA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6E28DF72" w14:textId="77777777" w:rsidR="00B727BF" w:rsidRDefault="00B727BF"/>
        </w:tc>
      </w:tr>
      <w:tr w:rsidR="00B727BF" w14:paraId="74DEDD5E"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787CD09F" w14:textId="77777777" w:rsidR="00B727BF" w:rsidRDefault="00B727BF">
            <w:r>
              <w:t>9</w:t>
            </w:r>
          </w:p>
        </w:tc>
        <w:tc>
          <w:tcPr>
            <w:tcW w:w="222" w:type="dxa"/>
            <w:tcBorders>
              <w:left w:val="single" w:sz="24" w:space="0" w:color="365F91" w:themeColor="accent1" w:themeShade="BF"/>
            </w:tcBorders>
          </w:tcPr>
          <w:p w14:paraId="675C5F1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5DB8F4F5" w14:textId="77777777"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14:paraId="1B9A41A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7D59E08" w14:textId="77777777"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14:paraId="291C3DC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B7A967E" w14:textId="77777777"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14:paraId="68EC372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90C31F9" w14:textId="77777777"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14:paraId="73E60BC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B5DACF9" w14:textId="77777777"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14:paraId="33C1BFC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2AE6D750" w14:textId="77777777" w:rsidR="00B727BF" w:rsidRDefault="00B727BF">
            <w:r>
              <w:t>15</w:t>
            </w:r>
          </w:p>
        </w:tc>
      </w:tr>
      <w:tr w:rsidR="00B727BF" w14:paraId="6ADB22E1"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24DF6007" w14:textId="77777777" w:rsidR="00B727BF" w:rsidRDefault="00B727BF"/>
        </w:tc>
        <w:tc>
          <w:tcPr>
            <w:tcW w:w="222" w:type="dxa"/>
          </w:tcPr>
          <w:p w14:paraId="2873B03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793B958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DE53A2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DF5EF9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EF48D6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6E2833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ACF943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874E7C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7EC9E5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B82B89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00F1061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3982D2BB" w14:textId="77777777" w:rsidR="00B727BF" w:rsidRDefault="00B727BF"/>
        </w:tc>
      </w:tr>
      <w:tr w:rsidR="00B727BF" w14:paraId="5DFFFB03"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73D5F9F6" w14:textId="77777777" w:rsidR="00B727BF" w:rsidRDefault="00B727BF">
            <w:r>
              <w:t>16</w:t>
            </w:r>
          </w:p>
        </w:tc>
        <w:tc>
          <w:tcPr>
            <w:tcW w:w="222" w:type="dxa"/>
            <w:tcBorders>
              <w:left w:val="single" w:sz="24" w:space="0" w:color="365F91" w:themeColor="accent1" w:themeShade="BF"/>
            </w:tcBorders>
          </w:tcPr>
          <w:p w14:paraId="72E345A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13F51308" w14:textId="77777777"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14:paraId="3BE7E64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A794F56" w14:textId="77777777"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14:paraId="2AE57C8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0E6D1D5" w14:textId="77777777"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14:paraId="720CB83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D03D5AB" w14:textId="77777777"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14:paraId="4728EA3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7AF46BC" w14:textId="77777777"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14:paraId="6A39579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34E205A9" w14:textId="77777777" w:rsidR="00B727BF" w:rsidRDefault="00B727BF">
            <w:r>
              <w:t>22</w:t>
            </w:r>
          </w:p>
        </w:tc>
      </w:tr>
      <w:tr w:rsidR="00B727BF" w14:paraId="6FE52C3A"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404D7B08" w14:textId="77777777" w:rsidR="00B727BF" w:rsidRDefault="00B727BF"/>
        </w:tc>
        <w:tc>
          <w:tcPr>
            <w:tcW w:w="222" w:type="dxa"/>
          </w:tcPr>
          <w:p w14:paraId="7775ACA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786E9A0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618D4E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1AC058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F5C9F3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F553AB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3BAD68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1C3B9A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CB6FF2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3669AA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4248210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64280F70" w14:textId="77777777" w:rsidR="00B727BF" w:rsidRDefault="00B727BF"/>
        </w:tc>
      </w:tr>
      <w:tr w:rsidR="00B727BF" w14:paraId="7F5DE4D1"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45DEA687" w14:textId="77777777" w:rsidR="00B727BF" w:rsidRDefault="00B727BF">
            <w:r>
              <w:t>23</w:t>
            </w:r>
          </w:p>
        </w:tc>
        <w:tc>
          <w:tcPr>
            <w:tcW w:w="222" w:type="dxa"/>
            <w:tcBorders>
              <w:left w:val="single" w:sz="24" w:space="0" w:color="365F91" w:themeColor="accent1" w:themeShade="BF"/>
            </w:tcBorders>
          </w:tcPr>
          <w:p w14:paraId="09A773D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7812EC8B" w14:textId="77777777"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14:paraId="0909859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D5787EA" w14:textId="77777777"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14:paraId="3205F87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A19F2FB" w14:textId="77777777"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14:paraId="408B436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9A687F0" w14:textId="77777777"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14:paraId="44B9C5C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5E510A0" w14:textId="77777777"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14:paraId="5FBB9FD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3BEFF384" w14:textId="77777777" w:rsidR="00B727BF" w:rsidRDefault="00B727BF">
            <w:r>
              <w:t>29</w:t>
            </w:r>
          </w:p>
        </w:tc>
      </w:tr>
      <w:tr w:rsidR="00B727BF" w14:paraId="4E032E43"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50202C46" w14:textId="77777777" w:rsidR="00B727BF" w:rsidRDefault="00B727BF"/>
        </w:tc>
        <w:tc>
          <w:tcPr>
            <w:tcW w:w="222" w:type="dxa"/>
          </w:tcPr>
          <w:p w14:paraId="7D4F472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6568A4B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A82DCC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95C031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9EFC36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E2820C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47E74B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251800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BA87E2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9FD800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7D266EA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466FE724" w14:textId="77777777" w:rsidR="00B727BF" w:rsidRDefault="00B727BF"/>
        </w:tc>
      </w:tr>
      <w:tr w:rsidR="00B727BF" w14:paraId="1FC11CCD"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6B12A68A" w14:textId="77777777" w:rsidR="00B727BF" w:rsidRDefault="00B727BF">
            <w:r>
              <w:t>30</w:t>
            </w:r>
          </w:p>
        </w:tc>
        <w:tc>
          <w:tcPr>
            <w:tcW w:w="222" w:type="dxa"/>
            <w:tcBorders>
              <w:left w:val="single" w:sz="24" w:space="0" w:color="365F91" w:themeColor="accent1" w:themeShade="BF"/>
            </w:tcBorders>
          </w:tcPr>
          <w:p w14:paraId="458BF30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24F7D107" w14:textId="77777777"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14:paraId="521ABFD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73DEA0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4D47E95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AD0279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7E8BBC6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1C7682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69F3649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966556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25E685B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17A493A7" w14:textId="77777777" w:rsidR="00B727BF" w:rsidRDefault="00B727BF"/>
        </w:tc>
      </w:tr>
    </w:tbl>
    <w:p w14:paraId="4E7AA19D" w14:textId="77777777" w:rsidR="00B727BF" w:rsidRDefault="00E7307D" w:rsidP="00E7307D">
      <w:pPr>
        <w:pStyle w:val="Heading1"/>
      </w:pPr>
      <w:bookmarkStart w:id="24" w:name="_Toc359077857"/>
      <w:r>
        <w:lastRenderedPageBreak/>
        <w:t>Structural Elements</w:t>
      </w:r>
      <w:bookmarkEnd w:id="24"/>
    </w:p>
    <w:p w14:paraId="5196E644" w14:textId="77777777" w:rsidR="00E7307D" w:rsidRDefault="00E7307D" w:rsidP="00E7307D">
      <w:r>
        <w:t xml:space="preserve">Miscellaneous structural elements you can add to your document, like footnotes, endnotes, dropcaps and the like. </w:t>
      </w:r>
    </w:p>
    <w:p w14:paraId="250C9D90" w14:textId="77777777" w:rsidR="00E7307D" w:rsidRDefault="00E7307D" w:rsidP="00E7307D">
      <w:pPr>
        <w:pStyle w:val="Heading2"/>
      </w:pPr>
      <w:bookmarkStart w:id="25" w:name="_Toc359077858"/>
      <w:r>
        <w:t>Footnotes &amp; Endnotes</w:t>
      </w:r>
      <w:bookmarkEnd w:id="25"/>
    </w:p>
    <w:p w14:paraId="70057580" w14:textId="77777777" w:rsidR="00E7307D" w:rsidRDefault="00E7307D" w:rsidP="00E7307D">
      <w:r>
        <w:t>Footnotes</w:t>
      </w:r>
      <w:r>
        <w:rPr>
          <w:rStyle w:val="FootnoteReference"/>
        </w:rPr>
        <w:footnoteReference w:id="1"/>
      </w:r>
      <w:r>
        <w:t xml:space="preserve"> and endnotes</w:t>
      </w:r>
      <w:r>
        <w:rPr>
          <w:rStyle w:val="EndnoteReference"/>
        </w:rPr>
        <w:endnoteReference w:id="1"/>
      </w:r>
      <w:r>
        <w:t xml:space="preserve"> are automatically recognized and both are converted to endnotes, with backlinks for maximum ease of use in ebook devices.</w:t>
      </w:r>
    </w:p>
    <w:p w14:paraId="1C79A7B0" w14:textId="77777777" w:rsidR="004C7966" w:rsidRDefault="004C7966" w:rsidP="004C7966">
      <w:pPr>
        <w:pStyle w:val="Heading2"/>
      </w:pPr>
      <w:bookmarkStart w:id="26" w:name="_Toc359077859"/>
      <w:r>
        <w:t>Dropcaps</w:t>
      </w:r>
      <w:bookmarkEnd w:id="26"/>
    </w:p>
    <w:p w14:paraId="0222CBE8" w14:textId="77777777"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14:paraId="0BF522E8" w14:textId="77777777"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14:paraId="5648C46C" w14:textId="77777777" w:rsidR="00973501" w:rsidRDefault="00973501" w:rsidP="00973501">
      <w:pPr>
        <w:pStyle w:val="Heading2"/>
      </w:pPr>
      <w:bookmarkStart w:id="27" w:name="_Toc359077860"/>
      <w:r>
        <w:t>Links</w:t>
      </w:r>
      <w:bookmarkEnd w:id="27"/>
    </w:p>
    <w:p w14:paraId="40A43F2A" w14:textId="77777777"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11"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14:paraId="7817F3F0" w14:textId="77777777" w:rsidR="003D6012" w:rsidRDefault="003D6012" w:rsidP="003D6012">
      <w:pPr>
        <w:pStyle w:val="Heading2"/>
      </w:pPr>
      <w:bookmarkStart w:id="28" w:name="_Toc359077861"/>
      <w:r>
        <w:t>Table of Contents</w:t>
      </w:r>
      <w:bookmarkEnd w:id="28"/>
    </w:p>
    <w:p w14:paraId="49F63B8B" w14:textId="77777777"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14:paraId="065718FE" w14:textId="77777777"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14:paraId="5666856A" w14:textId="77777777" w:rsidR="003D6012" w:rsidRDefault="00936DB5" w:rsidP="003D6012">
      <w:r>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14:paraId="361915BD" w14:textId="77777777" w:rsidR="00936DB5" w:rsidRPr="00747584" w:rsidRDefault="00936DB5">
      <w:pPr>
        <w:pStyle w:val="TOC1"/>
        <w:tabs>
          <w:tab w:val="right" w:leader="dot" w:pos="9350"/>
        </w:tabs>
        <w:rPr>
          <w:rFonts w:eastAsiaTheme="minorEastAsia"/>
          <w:b w:val="0"/>
          <w:bCs w:val="0"/>
          <w:sz w:val="24"/>
          <w:szCs w:val="24"/>
        </w:rPr>
      </w:pPr>
      <w:r>
        <w:rPr>
          <w:b w:val="0"/>
          <w:bCs w:val="0"/>
        </w:rPr>
        <w:lastRenderedPageBreak/>
        <w:fldChar w:fldCharType="begin"/>
      </w:r>
      <w:r>
        <w:rPr>
          <w:b w:val="0"/>
          <w:bCs w:val="0"/>
        </w:rPr>
        <w:instrText xml:space="preserve"> TOC \o "1-3" \h \z \u </w:instrText>
      </w:r>
      <w:r>
        <w:rPr>
          <w:b w:val="0"/>
          <w:bCs w:val="0"/>
        </w:rPr>
        <w:fldChar w:fldCharType="separate"/>
      </w:r>
      <w:hyperlink w:anchor="_Toc359077851" w:history="1">
        <w:r w:rsidRPr="00747584">
          <w:rPr>
            <w:rStyle w:val="Hyperlink"/>
            <w:sz w:val="24"/>
            <w:szCs w:val="24"/>
          </w:rPr>
          <w:t>Demonstration of DOCX support in calibre</w:t>
        </w:r>
        <w:r w:rsidRPr="00747584">
          <w:rPr>
            <w:webHidden/>
            <w:sz w:val="24"/>
            <w:szCs w:val="24"/>
          </w:rPr>
          <w:tab/>
        </w:r>
        <w:r w:rsidRPr="00747584">
          <w:rPr>
            <w:webHidden/>
            <w:sz w:val="24"/>
            <w:szCs w:val="24"/>
          </w:rPr>
          <w:fldChar w:fldCharType="begin"/>
        </w:r>
        <w:r w:rsidRPr="00747584">
          <w:rPr>
            <w:webHidden/>
            <w:sz w:val="24"/>
            <w:szCs w:val="24"/>
          </w:rPr>
          <w:instrText xml:space="preserve"> PAGEREF _Toc359077851 \h </w:instrText>
        </w:r>
        <w:r w:rsidRPr="00747584">
          <w:rPr>
            <w:webHidden/>
            <w:sz w:val="24"/>
            <w:szCs w:val="24"/>
          </w:rPr>
        </w:r>
        <w:r w:rsidRPr="00747584">
          <w:rPr>
            <w:webHidden/>
            <w:sz w:val="24"/>
            <w:szCs w:val="24"/>
          </w:rPr>
          <w:fldChar w:fldCharType="separate"/>
        </w:r>
        <w:r w:rsidRPr="00747584">
          <w:rPr>
            <w:webHidden/>
            <w:sz w:val="24"/>
            <w:szCs w:val="24"/>
          </w:rPr>
          <w:t>1</w:t>
        </w:r>
        <w:r w:rsidRPr="00747584">
          <w:rPr>
            <w:webHidden/>
            <w:sz w:val="24"/>
            <w:szCs w:val="24"/>
          </w:rPr>
          <w:fldChar w:fldCharType="end"/>
        </w:r>
      </w:hyperlink>
    </w:p>
    <w:p w14:paraId="7B63D284" w14:textId="77777777" w:rsidR="00936DB5" w:rsidRPr="00747584" w:rsidRDefault="006775C9">
      <w:pPr>
        <w:pStyle w:val="TOC1"/>
        <w:tabs>
          <w:tab w:val="right" w:leader="dot" w:pos="9350"/>
        </w:tabs>
        <w:rPr>
          <w:rFonts w:eastAsiaTheme="minorEastAsia"/>
          <w:b w:val="0"/>
          <w:bCs w:val="0"/>
          <w:sz w:val="24"/>
          <w:szCs w:val="24"/>
        </w:rPr>
      </w:pPr>
      <w:hyperlink w:anchor="_Toc359077852" w:history="1">
        <w:r w:rsidR="00936DB5" w:rsidRPr="00747584">
          <w:rPr>
            <w:rStyle w:val="Hyperlink"/>
            <w:sz w:val="24"/>
            <w:szCs w:val="24"/>
          </w:rPr>
          <w:t>Text Formatting</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_Toc359077852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2</w:t>
        </w:r>
        <w:r w:rsidR="00936DB5" w:rsidRPr="00747584">
          <w:rPr>
            <w:webHidden/>
            <w:sz w:val="24"/>
            <w:szCs w:val="24"/>
          </w:rPr>
          <w:fldChar w:fldCharType="end"/>
        </w:r>
      </w:hyperlink>
    </w:p>
    <w:p w14:paraId="3F901082" w14:textId="77777777" w:rsidR="00936DB5" w:rsidRPr="00747584" w:rsidRDefault="006775C9">
      <w:pPr>
        <w:pStyle w:val="TOC2"/>
        <w:tabs>
          <w:tab w:val="right" w:leader="dot" w:pos="9350"/>
        </w:tabs>
        <w:rPr>
          <w:rFonts w:eastAsiaTheme="minorEastAsia"/>
          <w:i w:val="0"/>
          <w:iCs w:val="0"/>
          <w:sz w:val="24"/>
          <w:szCs w:val="24"/>
        </w:rPr>
      </w:pPr>
      <w:hyperlink w:anchor="_Toc359077853" w:history="1">
        <w:r w:rsidR="00936DB5" w:rsidRPr="00747584">
          <w:rPr>
            <w:rStyle w:val="Hyperlink"/>
            <w:sz w:val="24"/>
            <w:szCs w:val="24"/>
          </w:rPr>
          <w:t>Inline formatting</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_Toc359077853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2</w:t>
        </w:r>
        <w:r w:rsidR="00936DB5" w:rsidRPr="00747584">
          <w:rPr>
            <w:webHidden/>
            <w:sz w:val="24"/>
            <w:szCs w:val="24"/>
          </w:rPr>
          <w:fldChar w:fldCharType="end"/>
        </w:r>
      </w:hyperlink>
    </w:p>
    <w:p w14:paraId="14D61D20" w14:textId="77777777" w:rsidR="00936DB5" w:rsidRPr="00747584" w:rsidRDefault="006775C9">
      <w:pPr>
        <w:pStyle w:val="TOC2"/>
        <w:tabs>
          <w:tab w:val="right" w:leader="dot" w:pos="9350"/>
        </w:tabs>
        <w:rPr>
          <w:rFonts w:eastAsiaTheme="minorEastAsia"/>
          <w:i w:val="0"/>
          <w:iCs w:val="0"/>
          <w:sz w:val="24"/>
          <w:szCs w:val="24"/>
        </w:rPr>
      </w:pPr>
      <w:hyperlink w:anchor="_Toc359077854" w:history="1">
        <w:r w:rsidR="00936DB5" w:rsidRPr="00747584">
          <w:rPr>
            <w:rStyle w:val="Hyperlink"/>
            <w:sz w:val="24"/>
            <w:szCs w:val="24"/>
          </w:rPr>
          <w:t>Fun with fonts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_Toc359077854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2</w:t>
        </w:r>
        <w:r w:rsidR="00936DB5" w:rsidRPr="00747584">
          <w:rPr>
            <w:webHidden/>
            <w:sz w:val="24"/>
            <w:szCs w:val="24"/>
          </w:rPr>
          <w:fldChar w:fldCharType="end"/>
        </w:r>
      </w:hyperlink>
    </w:p>
    <w:p w14:paraId="75281C8E" w14:textId="77777777" w:rsidR="00936DB5" w:rsidRPr="00747584" w:rsidRDefault="006775C9">
      <w:pPr>
        <w:pStyle w:val="TOC2"/>
        <w:tabs>
          <w:tab w:val="right" w:leader="dot" w:pos="9350"/>
        </w:tabs>
        <w:rPr>
          <w:rFonts w:eastAsiaTheme="minorEastAsia"/>
          <w:i w:val="0"/>
          <w:iCs w:val="0"/>
          <w:sz w:val="24"/>
          <w:szCs w:val="24"/>
        </w:rPr>
      </w:pPr>
      <w:hyperlink w:anchor="_Toc359077855" w:history="1">
        <w:r w:rsidR="00936DB5" w:rsidRPr="00747584">
          <w:rPr>
            <w:rStyle w:val="Hyperlink"/>
            <w:sz w:val="24"/>
            <w:szCs w:val="24"/>
          </w:rPr>
          <w:t>Paragraph level formatting</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_Toc359077855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2</w:t>
        </w:r>
        <w:r w:rsidR="00936DB5" w:rsidRPr="00747584">
          <w:rPr>
            <w:webHidden/>
            <w:sz w:val="24"/>
            <w:szCs w:val="24"/>
          </w:rPr>
          <w:fldChar w:fldCharType="end"/>
        </w:r>
      </w:hyperlink>
    </w:p>
    <w:p w14:paraId="1EDC5BD0" w14:textId="77777777" w:rsidR="00936DB5" w:rsidRPr="00747584" w:rsidRDefault="006775C9">
      <w:pPr>
        <w:pStyle w:val="TOC1"/>
        <w:tabs>
          <w:tab w:val="right" w:leader="dot" w:pos="9350"/>
        </w:tabs>
        <w:rPr>
          <w:rFonts w:eastAsiaTheme="minorEastAsia"/>
          <w:b w:val="0"/>
          <w:bCs w:val="0"/>
          <w:sz w:val="24"/>
          <w:szCs w:val="24"/>
        </w:rPr>
      </w:pPr>
      <w:hyperlink w:anchor="_Toc359077856" w:history="1">
        <w:r w:rsidR="00936DB5" w:rsidRPr="00747584">
          <w:rPr>
            <w:rStyle w:val="Hyperlink"/>
            <w:sz w:val="24"/>
            <w:szCs w:val="24"/>
          </w:rPr>
          <w:t>Tables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_Toc359077856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3</w:t>
        </w:r>
        <w:r w:rsidR="00936DB5" w:rsidRPr="00747584">
          <w:rPr>
            <w:webHidden/>
            <w:sz w:val="24"/>
            <w:szCs w:val="24"/>
          </w:rPr>
          <w:fldChar w:fldCharType="end"/>
        </w:r>
      </w:hyperlink>
    </w:p>
    <w:p w14:paraId="06BB0785" w14:textId="77777777" w:rsidR="00936DB5" w:rsidRPr="00747584" w:rsidRDefault="006775C9">
      <w:pPr>
        <w:pStyle w:val="TOC1"/>
        <w:tabs>
          <w:tab w:val="right" w:leader="dot" w:pos="9350"/>
        </w:tabs>
        <w:rPr>
          <w:rFonts w:eastAsiaTheme="minorEastAsia"/>
          <w:b w:val="0"/>
          <w:bCs w:val="0"/>
          <w:sz w:val="24"/>
          <w:szCs w:val="24"/>
        </w:rPr>
      </w:pPr>
      <w:hyperlink w:anchor="_Toc359077857" w:history="1">
        <w:r w:rsidR="00936DB5" w:rsidRPr="00747584">
          <w:rPr>
            <w:rStyle w:val="Hyperlink"/>
            <w:sz w:val="24"/>
            <w:szCs w:val="24"/>
          </w:rPr>
          <w:t>Structural Elements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_Toc359077857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5</w:t>
        </w:r>
        <w:r w:rsidR="00936DB5" w:rsidRPr="00747584">
          <w:rPr>
            <w:webHidden/>
            <w:sz w:val="24"/>
            <w:szCs w:val="24"/>
          </w:rPr>
          <w:fldChar w:fldCharType="end"/>
        </w:r>
      </w:hyperlink>
    </w:p>
    <w:p w14:paraId="501C1B55" w14:textId="77777777" w:rsidR="00936DB5" w:rsidRPr="00747584" w:rsidRDefault="006775C9">
      <w:pPr>
        <w:pStyle w:val="TOC2"/>
        <w:tabs>
          <w:tab w:val="right" w:leader="dot" w:pos="9350"/>
        </w:tabs>
        <w:rPr>
          <w:rFonts w:eastAsiaTheme="minorEastAsia"/>
          <w:i w:val="0"/>
          <w:iCs w:val="0"/>
          <w:sz w:val="24"/>
          <w:szCs w:val="24"/>
        </w:rPr>
      </w:pPr>
      <w:hyperlink w:anchor="_Toc359077858" w:history="1">
        <w:r w:rsidR="00936DB5" w:rsidRPr="00747584">
          <w:rPr>
            <w:rStyle w:val="Hyperlink"/>
            <w:sz w:val="24"/>
            <w:szCs w:val="24"/>
          </w:rPr>
          <w:t>Footnotes &amp; Endnotes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_Toc359077858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5</w:t>
        </w:r>
        <w:r w:rsidR="00936DB5" w:rsidRPr="00747584">
          <w:rPr>
            <w:webHidden/>
            <w:sz w:val="24"/>
            <w:szCs w:val="24"/>
          </w:rPr>
          <w:fldChar w:fldCharType="end"/>
        </w:r>
      </w:hyperlink>
    </w:p>
    <w:p w14:paraId="6151778D" w14:textId="77777777" w:rsidR="00936DB5" w:rsidRPr="00747584" w:rsidRDefault="006775C9">
      <w:pPr>
        <w:pStyle w:val="TOC2"/>
        <w:tabs>
          <w:tab w:val="right" w:leader="dot" w:pos="9350"/>
        </w:tabs>
        <w:rPr>
          <w:rFonts w:eastAsiaTheme="minorEastAsia"/>
          <w:i w:val="0"/>
          <w:iCs w:val="0"/>
          <w:sz w:val="24"/>
          <w:szCs w:val="24"/>
        </w:rPr>
      </w:pPr>
      <w:hyperlink w:anchor="_Toc359077859" w:history="1">
        <w:r w:rsidR="00936DB5" w:rsidRPr="00747584">
          <w:rPr>
            <w:rStyle w:val="Hyperlink"/>
            <w:sz w:val="24"/>
            <w:szCs w:val="24"/>
          </w:rPr>
          <w:t>Dropcaps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_Toc359077859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5</w:t>
        </w:r>
        <w:r w:rsidR="00936DB5" w:rsidRPr="00747584">
          <w:rPr>
            <w:webHidden/>
            <w:sz w:val="24"/>
            <w:szCs w:val="24"/>
          </w:rPr>
          <w:fldChar w:fldCharType="end"/>
        </w:r>
      </w:hyperlink>
    </w:p>
    <w:p w14:paraId="0D6436BD" w14:textId="77777777" w:rsidR="00936DB5" w:rsidRPr="00747584" w:rsidRDefault="006775C9">
      <w:pPr>
        <w:pStyle w:val="TOC2"/>
        <w:tabs>
          <w:tab w:val="right" w:leader="dot" w:pos="9350"/>
        </w:tabs>
        <w:rPr>
          <w:rFonts w:eastAsiaTheme="minorEastAsia"/>
          <w:i w:val="0"/>
          <w:iCs w:val="0"/>
          <w:sz w:val="24"/>
          <w:szCs w:val="24"/>
        </w:rPr>
      </w:pPr>
      <w:hyperlink w:anchor="_Toc359077860" w:history="1">
        <w:r w:rsidR="00936DB5" w:rsidRPr="00747584">
          <w:rPr>
            <w:rStyle w:val="Hyperlink"/>
            <w:sz w:val="24"/>
            <w:szCs w:val="24"/>
          </w:rPr>
          <w:t>Links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_Toc359077860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5</w:t>
        </w:r>
        <w:r w:rsidR="00936DB5" w:rsidRPr="00747584">
          <w:rPr>
            <w:webHidden/>
            <w:sz w:val="24"/>
            <w:szCs w:val="24"/>
          </w:rPr>
          <w:fldChar w:fldCharType="end"/>
        </w:r>
      </w:hyperlink>
    </w:p>
    <w:p w14:paraId="5894B452" w14:textId="77777777" w:rsidR="00936DB5" w:rsidRPr="00747584" w:rsidRDefault="006775C9">
      <w:pPr>
        <w:pStyle w:val="TOC2"/>
        <w:tabs>
          <w:tab w:val="right" w:leader="dot" w:pos="9350"/>
        </w:tabs>
        <w:rPr>
          <w:rFonts w:eastAsiaTheme="minorEastAsia"/>
          <w:i w:val="0"/>
          <w:iCs w:val="0"/>
          <w:sz w:val="24"/>
          <w:szCs w:val="24"/>
        </w:rPr>
      </w:pPr>
      <w:hyperlink w:anchor="_Toc359077861" w:history="1">
        <w:r w:rsidR="00936DB5" w:rsidRPr="00747584">
          <w:rPr>
            <w:rStyle w:val="Hyperlink"/>
            <w:sz w:val="24"/>
            <w:szCs w:val="24"/>
          </w:rPr>
          <w:t>Table of Contents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_Toc359077861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5</w:t>
        </w:r>
        <w:r w:rsidR="00936DB5" w:rsidRPr="00747584">
          <w:rPr>
            <w:webHidden/>
            <w:sz w:val="24"/>
            <w:szCs w:val="24"/>
          </w:rPr>
          <w:fldChar w:fldCharType="end"/>
        </w:r>
      </w:hyperlink>
    </w:p>
    <w:p w14:paraId="5BD68873" w14:textId="77777777" w:rsidR="00936DB5" w:rsidRPr="00747584" w:rsidRDefault="006775C9">
      <w:pPr>
        <w:pStyle w:val="TOC1"/>
        <w:tabs>
          <w:tab w:val="right" w:leader="dot" w:pos="9350"/>
        </w:tabs>
        <w:rPr>
          <w:rFonts w:eastAsiaTheme="minorEastAsia"/>
          <w:b w:val="0"/>
          <w:bCs w:val="0"/>
          <w:sz w:val="24"/>
          <w:szCs w:val="24"/>
        </w:rPr>
      </w:pPr>
      <w:hyperlink w:anchor="_Toc359077862" w:history="1">
        <w:r w:rsidR="00936DB5" w:rsidRPr="00747584">
          <w:rPr>
            <w:rStyle w:val="Hyperlink"/>
            <w:sz w:val="24"/>
            <w:szCs w:val="24"/>
          </w:rPr>
          <w:t>Images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_Toc359077862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7</w:t>
        </w:r>
        <w:r w:rsidR="00936DB5" w:rsidRPr="00747584">
          <w:rPr>
            <w:webHidden/>
            <w:sz w:val="24"/>
            <w:szCs w:val="24"/>
          </w:rPr>
          <w:fldChar w:fldCharType="end"/>
        </w:r>
      </w:hyperlink>
    </w:p>
    <w:p w14:paraId="503D9BBD" w14:textId="77777777" w:rsidR="00936DB5" w:rsidRPr="00747584" w:rsidRDefault="006775C9">
      <w:pPr>
        <w:pStyle w:val="TOC1"/>
        <w:tabs>
          <w:tab w:val="right" w:leader="dot" w:pos="9350"/>
        </w:tabs>
        <w:rPr>
          <w:rFonts w:eastAsiaTheme="minorEastAsia"/>
          <w:b w:val="0"/>
          <w:bCs w:val="0"/>
          <w:sz w:val="24"/>
          <w:szCs w:val="24"/>
        </w:rPr>
      </w:pPr>
      <w:hyperlink w:anchor="_Toc359077863" w:history="1">
        <w:r w:rsidR="00936DB5" w:rsidRPr="00747584">
          <w:rPr>
            <w:rStyle w:val="Hyperlink"/>
            <w:sz w:val="24"/>
            <w:szCs w:val="24"/>
          </w:rPr>
          <w:t>Lists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_Toc359077863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8</w:t>
        </w:r>
        <w:r w:rsidR="00936DB5" w:rsidRPr="00747584">
          <w:rPr>
            <w:webHidden/>
            <w:sz w:val="24"/>
            <w:szCs w:val="24"/>
          </w:rPr>
          <w:fldChar w:fldCharType="end"/>
        </w:r>
      </w:hyperlink>
    </w:p>
    <w:p w14:paraId="668C7414" w14:textId="77777777" w:rsidR="00936DB5" w:rsidRPr="00747584" w:rsidRDefault="006775C9">
      <w:pPr>
        <w:pStyle w:val="TOC2"/>
        <w:tabs>
          <w:tab w:val="right" w:leader="dot" w:pos="9350"/>
        </w:tabs>
        <w:rPr>
          <w:rFonts w:eastAsiaTheme="minorEastAsia"/>
          <w:i w:val="0"/>
          <w:iCs w:val="0"/>
          <w:sz w:val="24"/>
          <w:szCs w:val="24"/>
        </w:rPr>
      </w:pPr>
      <w:hyperlink w:anchor="_Toc359077864" w:history="1">
        <w:r w:rsidR="00936DB5" w:rsidRPr="00747584">
          <w:rPr>
            <w:rStyle w:val="Hyperlink"/>
            <w:sz w:val="24"/>
            <w:szCs w:val="24"/>
          </w:rPr>
          <w:t>Bulleted List</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_Toc359077864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8</w:t>
        </w:r>
        <w:r w:rsidR="00936DB5" w:rsidRPr="00747584">
          <w:rPr>
            <w:webHidden/>
            <w:sz w:val="24"/>
            <w:szCs w:val="24"/>
          </w:rPr>
          <w:fldChar w:fldCharType="end"/>
        </w:r>
      </w:hyperlink>
    </w:p>
    <w:p w14:paraId="354E1BFA" w14:textId="77777777" w:rsidR="00936DB5" w:rsidRPr="00747584" w:rsidRDefault="006775C9">
      <w:pPr>
        <w:pStyle w:val="TOC2"/>
        <w:tabs>
          <w:tab w:val="right" w:leader="dot" w:pos="9350"/>
        </w:tabs>
        <w:rPr>
          <w:rFonts w:eastAsiaTheme="minorEastAsia"/>
          <w:i w:val="0"/>
          <w:iCs w:val="0"/>
          <w:sz w:val="24"/>
          <w:szCs w:val="24"/>
        </w:rPr>
      </w:pPr>
      <w:hyperlink w:anchor="_Toc359077865" w:history="1">
        <w:r w:rsidR="00936DB5" w:rsidRPr="00747584">
          <w:rPr>
            <w:rStyle w:val="Hyperlink"/>
            <w:sz w:val="24"/>
            <w:szCs w:val="24"/>
          </w:rPr>
          <w:t>Numbered List</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_Toc359077865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8</w:t>
        </w:r>
        <w:r w:rsidR="00936DB5" w:rsidRPr="00747584">
          <w:rPr>
            <w:webHidden/>
            <w:sz w:val="24"/>
            <w:szCs w:val="24"/>
          </w:rPr>
          <w:fldChar w:fldCharType="end"/>
        </w:r>
      </w:hyperlink>
    </w:p>
    <w:p w14:paraId="10941134" w14:textId="77777777" w:rsidR="00936DB5" w:rsidRPr="00747584" w:rsidRDefault="006775C9">
      <w:pPr>
        <w:pStyle w:val="TOC2"/>
        <w:tabs>
          <w:tab w:val="right" w:leader="dot" w:pos="9350"/>
        </w:tabs>
        <w:rPr>
          <w:rFonts w:eastAsiaTheme="minorEastAsia"/>
          <w:i w:val="0"/>
          <w:iCs w:val="0"/>
          <w:sz w:val="24"/>
          <w:szCs w:val="24"/>
        </w:rPr>
      </w:pPr>
      <w:hyperlink w:anchor="_Toc359077866" w:history="1">
        <w:r w:rsidR="00936DB5" w:rsidRPr="00747584">
          <w:rPr>
            <w:rStyle w:val="Hyperlink"/>
            <w:sz w:val="24"/>
            <w:szCs w:val="24"/>
          </w:rPr>
          <w:t>Multi-level Lists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_Toc359077866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8</w:t>
        </w:r>
        <w:r w:rsidR="00936DB5" w:rsidRPr="00747584">
          <w:rPr>
            <w:webHidden/>
            <w:sz w:val="24"/>
            <w:szCs w:val="24"/>
          </w:rPr>
          <w:fldChar w:fldCharType="end"/>
        </w:r>
      </w:hyperlink>
    </w:p>
    <w:p w14:paraId="1B64A107" w14:textId="77777777" w:rsidR="00936DB5" w:rsidRDefault="006775C9">
      <w:pPr>
        <w:pStyle w:val="TOC2"/>
        <w:tabs>
          <w:tab w:val="right" w:leader="dot" w:pos="9350"/>
        </w:tabs>
        <w:rPr>
          <w:rFonts w:eastAsiaTheme="minorEastAsia"/>
          <w:i w:val="0"/>
          <w:iCs w:val="0"/>
          <w:sz w:val="22"/>
          <w:szCs w:val="22"/>
        </w:rPr>
      </w:pPr>
      <w:hyperlink w:anchor="_Toc359077867" w:history="1">
        <w:r w:rsidR="00936DB5" w:rsidRPr="00747584">
          <w:rPr>
            <w:rStyle w:val="Hyperlink"/>
            <w:sz w:val="24"/>
            <w:szCs w:val="24"/>
          </w:rPr>
          <w:t>Continued Lists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_Toc359077867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8</w:t>
        </w:r>
        <w:r w:rsidR="00936DB5" w:rsidRPr="00747584">
          <w:rPr>
            <w:webHidden/>
            <w:sz w:val="24"/>
            <w:szCs w:val="24"/>
          </w:rPr>
          <w:fldChar w:fldCharType="end"/>
        </w:r>
      </w:hyperlink>
    </w:p>
    <w:p w14:paraId="7E8258AA" w14:textId="77777777" w:rsidR="00217028" w:rsidRDefault="00936DB5" w:rsidP="003D6012">
      <w:r>
        <w:rPr>
          <w:rFonts w:asciiTheme="minorHAnsi" w:hAnsiTheme="minorHAnsi"/>
          <w:b/>
          <w:bCs/>
          <w:sz w:val="20"/>
          <w:szCs w:val="20"/>
        </w:rPr>
        <w:fldChar w:fldCharType="end"/>
      </w:r>
    </w:p>
    <w:p w14:paraId="69906AC4" w14:textId="77777777" w:rsidR="00D17E3A" w:rsidRDefault="00D17E3A" w:rsidP="003D6012"/>
    <w:p w14:paraId="645CC887" w14:textId="77777777" w:rsidR="002E7C7C" w:rsidRDefault="002E7C7C" w:rsidP="002E7C7C">
      <w:pPr>
        <w:pStyle w:val="Heading1"/>
      </w:pPr>
      <w:bookmarkStart w:id="29" w:name="_Toc359077862"/>
      <w:r>
        <w:lastRenderedPageBreak/>
        <w:t>Images</w:t>
      </w:r>
      <w:bookmarkEnd w:id="29"/>
    </w:p>
    <w:p w14:paraId="5685CF63" w14:textId="77777777" w:rsidR="002E7C7C" w:rsidRDefault="002E7C7C" w:rsidP="002E7C7C">
      <w:r>
        <w:t xml:space="preserve">Images can be of three main types. Inline images are images that are part of the normal text flow, like this </w:t>
      </w:r>
      <w:commentRangeStart w:id="30"/>
      <w:r>
        <w:t xml:space="preserve">image of a green dot </w:t>
      </w:r>
      <w:r>
        <w:rPr>
          <w:lang w:val="pl-PL" w:eastAsia="pl-PL"/>
        </w:rPr>
        <w:drawing>
          <wp:inline distT="0" distB="0" distL="0" distR="0" wp14:anchorId="621C85BA" wp14:editId="7B432947">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2"/>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lang w:val="pl-PL" w:eastAsia="pl-PL"/>
        </w:rPr>
        <w:drawing>
          <wp:anchor distT="0" distB="0" distL="114300" distR="114300" simplePos="0" relativeHeight="251658240" behindDoc="0" locked="0" layoutInCell="1" allowOverlap="1" wp14:anchorId="5A937A88" wp14:editId="66D0A96B">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3"/>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w:t>
      </w:r>
      <w:commentRangeEnd w:id="30"/>
      <w:r w:rsidR="00E5753D">
        <w:rPr>
          <w:rStyle w:val="CommentReference"/>
        </w:rPr>
        <w:commentReference w:id="30"/>
      </w:r>
      <w:r>
        <w:t>conversion maps floating images to simple left and right floats, as you can see with the left and right arrow images on the sides of this paragraph.</w:t>
      </w:r>
    </w:p>
    <w:p w14:paraId="6671FBD4" w14:textId="77777777" w:rsidR="002E7C7C" w:rsidRDefault="002E7C7C" w:rsidP="002E7C7C">
      <w:r>
        <w:t>The final type of image is a “block” image, one that becomes a paragraph on its own and has no text on either side. Below is a centered green dot.</w:t>
      </w:r>
    </w:p>
    <w:p w14:paraId="3DD6DF50" w14:textId="77777777" w:rsidR="002E7C7C" w:rsidRDefault="00B830C2" w:rsidP="002E7C7C">
      <w:r>
        <w:rPr>
          <w:lang w:val="pl-PL" w:eastAsia="pl-PL"/>
        </w:rPr>
        <w:drawing>
          <wp:anchor distT="0" distB="0" distL="114300" distR="114300" simplePos="0" relativeHeight="251660288" behindDoc="0" locked="0" layoutInCell="1" allowOverlap="1" wp14:anchorId="3D4F410B" wp14:editId="247F1D83">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2"/>
                    <a:stretch>
                      <a:fillRect/>
                    </a:stretch>
                  </pic:blipFill>
                  <pic:spPr>
                    <a:xfrm>
                      <a:off x="0" y="0"/>
                      <a:ext cx="251460" cy="243840"/>
                    </a:xfrm>
                    <a:prstGeom prst="rect">
                      <a:avLst/>
                    </a:prstGeom>
                  </pic:spPr>
                </pic:pic>
              </a:graphicData>
            </a:graphic>
          </wp:anchor>
        </w:drawing>
      </w:r>
      <w:r w:rsidR="002E7C7C">
        <w:rPr>
          <w:lang w:val="pl-PL" w:eastAsia="pl-PL"/>
        </w:rPr>
        <w:drawing>
          <wp:anchor distT="0" distB="0" distL="114300" distR="114300" simplePos="0" relativeHeight="251659264" behindDoc="0" locked="0" layoutInCell="1" allowOverlap="1" wp14:anchorId="3B9BEE40" wp14:editId="680FE7E9">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4"/>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14:paraId="7741DE18" w14:textId="77777777"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ubtleEmphasis"/>
        </w:rPr>
        <w:t>inserted</w:t>
      </w:r>
      <w:r w:rsidR="00694FF1">
        <w:t>, not necessarily where it appears on the page in Word.</w:t>
      </w:r>
    </w:p>
    <w:p w14:paraId="34F23D59" w14:textId="77777777" w:rsidR="008920B2" w:rsidRDefault="008920B2" w:rsidP="008920B2">
      <w:pPr>
        <w:pStyle w:val="Heading1"/>
      </w:pPr>
      <w:bookmarkStart w:id="31" w:name="_Toc359077863"/>
      <w:r>
        <w:lastRenderedPageBreak/>
        <w:t>Lists</w:t>
      </w:r>
      <w:bookmarkEnd w:id="31"/>
    </w:p>
    <w:p w14:paraId="4C285846" w14:textId="77777777" w:rsidR="008920B2" w:rsidRDefault="008920B2" w:rsidP="008920B2">
      <w:r>
        <w:t>All types of lists are supported by the conversion, with the exception of lists that use fancy bullets, these get converted to regular bullets.</w:t>
      </w:r>
    </w:p>
    <w:p w14:paraId="42CF4035" w14:textId="77777777" w:rsidR="008920B2" w:rsidRDefault="008920B2" w:rsidP="008920B2">
      <w:pPr>
        <w:pStyle w:val="Heading2"/>
      </w:pPr>
      <w:bookmarkStart w:id="32" w:name="_Toc359077864"/>
      <w:r>
        <w:t>Bulleted List</w:t>
      </w:r>
      <w:bookmarkEnd w:id="32"/>
    </w:p>
    <w:p w14:paraId="23DF15BC" w14:textId="77777777" w:rsidR="008920B2" w:rsidRDefault="008920B2" w:rsidP="008920B2">
      <w:pPr>
        <w:pStyle w:val="ListParagraph"/>
        <w:numPr>
          <w:ilvl w:val="0"/>
          <w:numId w:val="1"/>
        </w:numPr>
      </w:pPr>
      <w:r>
        <w:t>One</w:t>
      </w:r>
    </w:p>
    <w:p w14:paraId="40519707" w14:textId="77777777" w:rsidR="008920B2" w:rsidRDefault="008920B2" w:rsidP="008920B2">
      <w:pPr>
        <w:pStyle w:val="ListParagraph"/>
        <w:numPr>
          <w:ilvl w:val="0"/>
          <w:numId w:val="1"/>
        </w:numPr>
      </w:pPr>
      <w:r>
        <w:t>Two</w:t>
      </w:r>
    </w:p>
    <w:p w14:paraId="151BB732" w14:textId="77777777" w:rsidR="008920B2" w:rsidRDefault="008920B2" w:rsidP="008920B2">
      <w:pPr>
        <w:pStyle w:val="Heading2"/>
      </w:pPr>
      <w:bookmarkStart w:id="33" w:name="_Toc359077865"/>
      <w:r>
        <w:t>Numbered List</w:t>
      </w:r>
      <w:bookmarkEnd w:id="33"/>
    </w:p>
    <w:p w14:paraId="634FAFDC" w14:textId="77777777" w:rsidR="008920B2" w:rsidRDefault="008920B2" w:rsidP="008920B2">
      <w:pPr>
        <w:pStyle w:val="ListParagraph"/>
        <w:numPr>
          <w:ilvl w:val="0"/>
          <w:numId w:val="2"/>
        </w:numPr>
      </w:pPr>
      <w:r>
        <w:t>One, with a very long line to demonstrate that the hanging indent for the list is working correctly</w:t>
      </w:r>
    </w:p>
    <w:p w14:paraId="031A7BB1" w14:textId="77777777" w:rsidR="008920B2" w:rsidRDefault="008920B2" w:rsidP="008920B2">
      <w:pPr>
        <w:pStyle w:val="ListParagraph"/>
        <w:numPr>
          <w:ilvl w:val="0"/>
          <w:numId w:val="2"/>
        </w:numPr>
      </w:pPr>
      <w:r>
        <w:t>Two</w:t>
      </w:r>
    </w:p>
    <w:p w14:paraId="2A07F6F1" w14:textId="77777777" w:rsidR="008920B2" w:rsidRDefault="008920B2" w:rsidP="008920B2">
      <w:pPr>
        <w:pStyle w:val="Heading2"/>
      </w:pPr>
      <w:bookmarkStart w:id="34" w:name="_Toc359077866"/>
      <w:r>
        <w:t>Multi-level List</w:t>
      </w:r>
      <w:r w:rsidR="00C65C40">
        <w:t>s</w:t>
      </w:r>
      <w:bookmarkEnd w:id="34"/>
    </w:p>
    <w:p w14:paraId="0E993387" w14:textId="77777777" w:rsidR="008920B2" w:rsidRDefault="008920B2" w:rsidP="000822AA">
      <w:pPr>
        <w:pStyle w:val="ListParagraph"/>
        <w:numPr>
          <w:ilvl w:val="0"/>
          <w:numId w:val="3"/>
        </w:numPr>
      </w:pPr>
      <w:r>
        <w:t>One</w:t>
      </w:r>
    </w:p>
    <w:p w14:paraId="265A8076" w14:textId="77777777" w:rsidR="008920B2" w:rsidRDefault="008920B2" w:rsidP="000822AA">
      <w:pPr>
        <w:pStyle w:val="ListParagraph"/>
        <w:numPr>
          <w:ilvl w:val="1"/>
          <w:numId w:val="3"/>
        </w:numPr>
      </w:pPr>
      <w:r>
        <w:t>Two</w:t>
      </w:r>
    </w:p>
    <w:p w14:paraId="78FEEE1B" w14:textId="77777777" w:rsidR="008920B2" w:rsidRDefault="008920B2" w:rsidP="000822AA">
      <w:pPr>
        <w:pStyle w:val="ListParagraph"/>
        <w:numPr>
          <w:ilvl w:val="2"/>
          <w:numId w:val="3"/>
        </w:numPr>
      </w:pPr>
      <w:r>
        <w:t>Three</w:t>
      </w:r>
    </w:p>
    <w:p w14:paraId="67016756" w14:textId="77777777" w:rsidR="008920B2" w:rsidRDefault="008920B2" w:rsidP="000822AA">
      <w:pPr>
        <w:pStyle w:val="ListParagraph"/>
        <w:numPr>
          <w:ilvl w:val="2"/>
          <w:numId w:val="3"/>
        </w:numPr>
      </w:pPr>
      <w:r>
        <w:t>Four with a very long line to demonstrate that the hanging indent for the list is working correctly.</w:t>
      </w:r>
    </w:p>
    <w:p w14:paraId="3BE62CE1" w14:textId="77777777" w:rsidR="00C65C40" w:rsidRDefault="00C65C40" w:rsidP="00C65C40">
      <w:pPr>
        <w:pStyle w:val="ListParagraph"/>
        <w:numPr>
          <w:ilvl w:val="2"/>
          <w:numId w:val="3"/>
        </w:numPr>
      </w:pPr>
      <w:r>
        <w:t>Five</w:t>
      </w:r>
    </w:p>
    <w:p w14:paraId="08547707" w14:textId="77777777" w:rsidR="000822AA" w:rsidRDefault="000822AA" w:rsidP="000822AA">
      <w:pPr>
        <w:pStyle w:val="ListParagraph"/>
        <w:numPr>
          <w:ilvl w:val="0"/>
          <w:numId w:val="3"/>
        </w:numPr>
      </w:pPr>
      <w:r>
        <w:t>Six</w:t>
      </w:r>
    </w:p>
    <w:p w14:paraId="2B66FF5E" w14:textId="77777777" w:rsidR="000822AA" w:rsidRDefault="000822AA" w:rsidP="000822AA">
      <w:pPr>
        <w:pStyle w:val="ListParagraph"/>
        <w:ind w:left="360" w:firstLine="0"/>
      </w:pPr>
      <w:r>
        <w:t>A Multi-level list with bullets:</w:t>
      </w:r>
    </w:p>
    <w:p w14:paraId="295F78FD" w14:textId="77777777" w:rsidR="00C65C40" w:rsidRDefault="00C65C40" w:rsidP="00C65C40">
      <w:pPr>
        <w:pStyle w:val="ListParagraph"/>
        <w:numPr>
          <w:ilvl w:val="0"/>
          <w:numId w:val="4"/>
        </w:numPr>
      </w:pPr>
      <w:r>
        <w:t>One</w:t>
      </w:r>
    </w:p>
    <w:p w14:paraId="4EB15275" w14:textId="77777777" w:rsidR="00C65C40" w:rsidRDefault="00C65C40" w:rsidP="00C65C40">
      <w:pPr>
        <w:pStyle w:val="ListParagraph"/>
        <w:numPr>
          <w:ilvl w:val="1"/>
          <w:numId w:val="4"/>
        </w:numPr>
      </w:pPr>
      <w:r>
        <w:t>Two</w:t>
      </w:r>
    </w:p>
    <w:p w14:paraId="03B53676" w14:textId="77777777" w:rsidR="00C65C40" w:rsidRDefault="00130322" w:rsidP="00C65C40">
      <w:pPr>
        <w:pStyle w:val="ListParagraph"/>
        <w:numPr>
          <w:ilvl w:val="2"/>
          <w:numId w:val="4"/>
        </w:numPr>
      </w:pPr>
      <w:r>
        <w:t>This bullet uses an image as the bullet item</w:t>
      </w:r>
    </w:p>
    <w:p w14:paraId="59F70C2E" w14:textId="77777777" w:rsidR="00C65C40" w:rsidRDefault="00C65C40" w:rsidP="00C65C40">
      <w:pPr>
        <w:pStyle w:val="ListParagraph"/>
        <w:numPr>
          <w:ilvl w:val="3"/>
          <w:numId w:val="4"/>
        </w:numPr>
      </w:pPr>
      <w:r>
        <w:t>Four</w:t>
      </w:r>
    </w:p>
    <w:p w14:paraId="759B2D34" w14:textId="77777777" w:rsidR="006535FC" w:rsidRDefault="006535FC" w:rsidP="006535FC">
      <w:pPr>
        <w:pStyle w:val="ListParagraph"/>
        <w:numPr>
          <w:ilvl w:val="0"/>
          <w:numId w:val="4"/>
        </w:numPr>
      </w:pPr>
      <w:r>
        <w:t>Five</w:t>
      </w:r>
    </w:p>
    <w:p w14:paraId="5D2224B1" w14:textId="77777777" w:rsidR="006535FC" w:rsidRDefault="006535FC" w:rsidP="006535FC">
      <w:pPr>
        <w:pStyle w:val="Heading2"/>
      </w:pPr>
      <w:bookmarkStart w:id="35" w:name="_Toc359077867"/>
      <w:r>
        <w:t>Continued Lists</w:t>
      </w:r>
      <w:bookmarkEnd w:id="35"/>
    </w:p>
    <w:p w14:paraId="01E67D6F" w14:textId="77777777" w:rsidR="006535FC" w:rsidRDefault="006535FC" w:rsidP="006535FC">
      <w:pPr>
        <w:pStyle w:val="ListParagraph"/>
        <w:numPr>
          <w:ilvl w:val="0"/>
          <w:numId w:val="7"/>
        </w:numPr>
      </w:pPr>
      <w:r>
        <w:t>One</w:t>
      </w:r>
    </w:p>
    <w:p w14:paraId="0266CAB8" w14:textId="77777777" w:rsidR="006535FC" w:rsidRDefault="006535FC" w:rsidP="006535FC">
      <w:pPr>
        <w:pStyle w:val="ListParagraph"/>
        <w:numPr>
          <w:ilvl w:val="0"/>
          <w:numId w:val="7"/>
        </w:numPr>
      </w:pPr>
      <w:r>
        <w:t>Two</w:t>
      </w:r>
    </w:p>
    <w:p w14:paraId="3C7B9B96" w14:textId="77777777" w:rsidR="006535FC" w:rsidRDefault="006535FC" w:rsidP="006535FC">
      <w:pPr>
        <w:pStyle w:val="ListParagraph"/>
        <w:ind w:firstLine="0"/>
      </w:pPr>
      <w:r>
        <w:t>An interruption in our regularly scheduled listing, for this essential and very relevant public service announcement.</w:t>
      </w:r>
    </w:p>
    <w:p w14:paraId="6D0C9071" w14:textId="77777777" w:rsidR="006535FC" w:rsidRDefault="006535FC" w:rsidP="006535FC">
      <w:pPr>
        <w:pStyle w:val="ListParagraph"/>
        <w:numPr>
          <w:ilvl w:val="0"/>
          <w:numId w:val="7"/>
        </w:numPr>
      </w:pPr>
      <w:r>
        <w:t>We now resume our normal programming</w:t>
      </w:r>
    </w:p>
    <w:p w14:paraId="160E3823" w14:textId="77777777" w:rsidR="006535FC" w:rsidRPr="006535FC" w:rsidRDefault="006535FC" w:rsidP="006535FC">
      <w:pPr>
        <w:pStyle w:val="ListParagraph"/>
        <w:numPr>
          <w:ilvl w:val="0"/>
          <w:numId w:val="7"/>
        </w:numPr>
      </w:pPr>
      <w:r>
        <w:t>Four</w:t>
      </w:r>
    </w:p>
    <w:p w14:paraId="3A8C5E92" w14:textId="77777777" w:rsidR="006535FC" w:rsidRDefault="006535FC" w:rsidP="006535FC">
      <w:pPr>
        <w:ind w:left="1440" w:firstLine="0"/>
      </w:pPr>
    </w:p>
    <w:p w14:paraId="3614E84C" w14:textId="77777777" w:rsidR="008920B2" w:rsidRPr="005E116B" w:rsidRDefault="008920B2" w:rsidP="002E7C7C">
      <w:pPr>
        <w:rPr>
          <w:rStyle w:val="SubtleEmphasis"/>
        </w:rPr>
      </w:pPr>
    </w:p>
    <w:sectPr w:rsidR="008920B2" w:rsidRPr="005E116B" w:rsidSect="00332BA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Krzysztof Ferenc" w:date="2017-07-31T12:33:00Z" w:initials="KF">
    <w:p w14:paraId="12D06C75" w14:textId="75C3EB8E" w:rsidR="00D97D8A" w:rsidRPr="00D97D8A" w:rsidRDefault="00D97D8A">
      <w:pPr>
        <w:pStyle w:val="CommentText"/>
        <w:rPr>
          <w:lang w:val="pl-PL"/>
        </w:rPr>
      </w:pPr>
      <w:r>
        <w:rPr>
          <w:rStyle w:val="CommentReference"/>
        </w:rPr>
        <w:annotationRef/>
      </w:r>
      <w:r w:rsidRPr="00D97D8A">
        <w:rPr>
          <w:lang w:val="pl-PL"/>
        </w:rPr>
        <w:t>Tak</w:t>
      </w:r>
    </w:p>
  </w:comment>
  <w:comment w:id="7" w:author="Krzysztof Ferenc" w:date="2017-07-31T12:34:00Z" w:initials="KF">
    <w:p w14:paraId="190D2D41" w14:textId="53346959" w:rsidR="00D97D8A" w:rsidRPr="00D97D8A" w:rsidRDefault="00D97D8A" w:rsidP="00D97D8A">
      <w:pPr>
        <w:pStyle w:val="CommentText"/>
        <w:rPr>
          <w:lang w:val="pl-PL"/>
        </w:rPr>
      </w:pPr>
      <w:r>
        <w:rPr>
          <w:rStyle w:val="CommentReference"/>
        </w:rPr>
        <w:annotationRef/>
      </w:r>
      <w:r w:rsidRPr="00D97D8A">
        <w:rPr>
          <w:lang w:val="pl-PL"/>
        </w:rPr>
        <w:t>Komentarz</w:t>
      </w:r>
    </w:p>
  </w:comment>
  <w:comment w:id="8" w:author="Krzysztof Ferenc" w:date="2017-07-31T12:34:00Z" w:initials="KF">
    <w:p w14:paraId="2AA08777" w14:textId="3703E04D" w:rsidR="00D97D8A" w:rsidRPr="00D97D8A" w:rsidRDefault="00D97D8A" w:rsidP="00D97D8A">
      <w:pPr>
        <w:pStyle w:val="CommentText"/>
        <w:rPr>
          <w:lang w:val="pl-PL"/>
        </w:rPr>
      </w:pPr>
      <w:r>
        <w:rPr>
          <w:rStyle w:val="CommentReference"/>
        </w:rPr>
        <w:annotationRef/>
      </w:r>
      <w:r w:rsidRPr="00D97D8A">
        <w:rPr>
          <w:lang w:val="pl-PL"/>
        </w:rPr>
        <w:t>Moze tak odpowiadam</w:t>
      </w:r>
    </w:p>
  </w:comment>
  <w:comment w:id="10" w:author="Krzysztof Ferenc" w:date="2017-07-31T12:36:00Z" w:initials="KF">
    <w:p w14:paraId="66D37752" w14:textId="6C315D89" w:rsidR="00D97D8A" w:rsidRPr="00D97D8A" w:rsidRDefault="00D97D8A">
      <w:pPr>
        <w:pStyle w:val="CommentText"/>
        <w:rPr>
          <w:lang w:val="pl-PL"/>
        </w:rPr>
      </w:pPr>
      <w:r>
        <w:rPr>
          <w:rStyle w:val="CommentReference"/>
        </w:rPr>
        <w:annotationRef/>
      </w:r>
      <w:r w:rsidRPr="00D97D8A">
        <w:rPr>
          <w:lang w:val="pl-PL"/>
        </w:rPr>
        <w:t>hhhhhhhhh</w:t>
      </w:r>
    </w:p>
  </w:comment>
  <w:comment w:id="11" w:author="Krzysztof Ferenc" w:date="2017-07-31T12:36:00Z" w:initials="KF">
    <w:p w14:paraId="592D1983" w14:textId="427EF5CD" w:rsidR="00D97D8A" w:rsidRPr="00D97D8A" w:rsidRDefault="00D97D8A" w:rsidP="00D97D8A">
      <w:pPr>
        <w:pStyle w:val="CommentText"/>
      </w:pPr>
      <w:r>
        <w:rPr>
          <w:rStyle w:val="CommentReference"/>
        </w:rPr>
        <w:annotationRef/>
      </w:r>
      <w:r>
        <w:t>tttttttttt</w:t>
      </w:r>
    </w:p>
  </w:comment>
  <w:comment w:id="12" w:author="Krzysztof Ferenc" w:date="2017-07-31T12:36:00Z" w:initials="KF">
    <w:p w14:paraId="1BA88F91" w14:textId="2E41A486" w:rsidR="00D97D8A" w:rsidRDefault="00D97D8A">
      <w:pPr>
        <w:pStyle w:val="CommentText"/>
      </w:pPr>
      <w:r>
        <w:rPr>
          <w:rStyle w:val="CommentReference"/>
        </w:rPr>
        <w:annotationRef/>
      </w:r>
      <w:r>
        <w:t>mmmmmmmmm</w:t>
      </w:r>
    </w:p>
  </w:comment>
  <w:comment w:id="13" w:author="Krzysztof Ferenc" w:date="2017-07-31T12:36:00Z" w:initials="KF">
    <w:p w14:paraId="27516FF0" w14:textId="3F3F85CA" w:rsidR="00D97D8A" w:rsidRDefault="00D97D8A">
      <w:pPr>
        <w:pStyle w:val="CommentText"/>
      </w:pPr>
      <w:r>
        <w:rPr>
          <w:rStyle w:val="CommentReference"/>
        </w:rPr>
        <w:annotationRef/>
      </w:r>
      <w:r>
        <w:t>ggggggggg</w:t>
      </w:r>
    </w:p>
  </w:comment>
  <w:comment w:id="19" w:author="Krzysztof Ferenc" w:date="2017-07-28T14:50:00Z" w:initials="KF">
    <w:p w14:paraId="05882F69" w14:textId="22C36638" w:rsidR="001E524F" w:rsidRPr="001E524F" w:rsidRDefault="001E524F" w:rsidP="001E524F">
      <w:pPr>
        <w:pStyle w:val="CommentText"/>
        <w:rPr>
          <w:lang w:val="pl-PL"/>
        </w:rPr>
      </w:pPr>
      <w:r>
        <w:rPr>
          <w:rStyle w:val="CommentReference"/>
        </w:rPr>
        <w:annotationRef/>
      </w:r>
      <w:r>
        <w:rPr>
          <w:lang w:val="pl-PL"/>
        </w:rPr>
        <w:t>Przykładowy komentarz</w:t>
      </w:r>
    </w:p>
  </w:comment>
  <w:comment w:id="30" w:author="Krzysztof Ferenc" w:date="2017-07-21T10:55:00Z" w:initials="KF">
    <w:p w14:paraId="6E004AEE" w14:textId="77777777" w:rsidR="00E5753D" w:rsidRPr="00D97D8A" w:rsidRDefault="00E5753D">
      <w:pPr>
        <w:pStyle w:val="CommentText"/>
        <w:rPr>
          <w:lang w:val="pl-PL"/>
        </w:rPr>
      </w:pPr>
      <w:r>
        <w:rPr>
          <w:rStyle w:val="CommentReference"/>
        </w:rPr>
        <w:annotationRef/>
      </w:r>
      <w:r w:rsidRPr="00D97D8A">
        <w:rPr>
          <w:lang w:val="pl-PL"/>
        </w:rPr>
        <w:t>Hgjghj</w:t>
      </w:r>
    </w:p>
    <w:p w14:paraId="1C477D3B" w14:textId="77777777" w:rsidR="00E5753D" w:rsidRPr="00D97D8A" w:rsidRDefault="00E5753D">
      <w:pPr>
        <w:pStyle w:val="CommentText"/>
        <w:rPr>
          <w:lang w:val="pl-PL"/>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2D06C75" w15:done="1"/>
  <w15:commentEx w15:paraId="190D2D41" w15:done="0"/>
  <w15:commentEx w15:paraId="2AA08777" w15:paraIdParent="190D2D41" w15:done="0"/>
  <w15:commentEx w15:paraId="66D37752" w15:done="0"/>
  <w15:commentEx w15:paraId="592D1983" w15:paraIdParent="66D37752" w15:done="0"/>
  <w15:commentEx w15:paraId="1BA88F91" w15:paraIdParent="66D37752" w15:done="0"/>
  <w15:commentEx w15:paraId="27516FF0" w15:paraIdParent="66D37752" w15:done="0"/>
  <w15:commentEx w15:paraId="05882F69" w15:done="0"/>
  <w15:commentEx w15:paraId="1C477D3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1FD0C6" w14:textId="77777777" w:rsidR="006775C9" w:rsidRDefault="006775C9" w:rsidP="00E7307D">
      <w:pPr>
        <w:spacing w:line="240" w:lineRule="auto"/>
      </w:pPr>
      <w:r>
        <w:separator/>
      </w:r>
    </w:p>
  </w:endnote>
  <w:endnote w:type="continuationSeparator" w:id="0">
    <w:p w14:paraId="5221D80D" w14:textId="77777777" w:rsidR="006775C9" w:rsidRDefault="006775C9" w:rsidP="00E7307D">
      <w:pPr>
        <w:spacing w:line="240" w:lineRule="auto"/>
      </w:pPr>
      <w:r>
        <w:continuationSeparator/>
      </w:r>
    </w:p>
  </w:endnote>
  <w:endnote w:id="1">
    <w:p w14:paraId="5CA9D5E5" w14:textId="77777777" w:rsidR="00E7307D" w:rsidRDefault="00E7307D">
      <w:pPr>
        <w:pStyle w:val="EndnoteText"/>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010FB7DC-C835-47F9-A1C2-634D46974728}"/>
    <w:embedBold r:id="rId2" w:fontKey="{D5DF98E7-F2DF-47A3-8F79-6507AA77B731}"/>
    <w:embedItalic r:id="rId3" w:fontKey="{9987F524-D767-4D99-9678-73F21481D699}"/>
    <w:embedBoldItalic r:id="rId4" w:fontKey="{148EC4FF-82D9-4637-8303-CBFD185E1703}"/>
  </w:font>
  <w:font w:name="Tahoma">
    <w:panose1 w:val="020B0604030504040204"/>
    <w:charset w:val="00"/>
    <w:family w:val="swiss"/>
    <w:pitch w:val="variable"/>
    <w:sig w:usb0="E1002EFF" w:usb1="C000605B" w:usb2="00000029" w:usb3="00000000" w:csb0="000101FF" w:csb1="00000000"/>
    <w:embedRegular r:id="rId5" w:fontKey="{9455E212-3E67-4640-85A7-9A8FF88864C4}"/>
  </w:font>
  <w:font w:name="Ubuntu Mono">
    <w:charset w:val="00"/>
    <w:family w:val="modern"/>
    <w:pitch w:val="fixed"/>
    <w:sig w:usb0="E00002FF" w:usb1="5000205B" w:usb2="00000000" w:usb3="00000000" w:csb0="0000009F" w:csb1="00000000"/>
    <w:embedRegular r:id="rId6" w:fontKey="{6B788317-D17D-4677-8EEE-966F7C5A288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288511" w14:textId="77777777" w:rsidR="006775C9" w:rsidRDefault="006775C9" w:rsidP="00E7307D">
      <w:pPr>
        <w:spacing w:line="240" w:lineRule="auto"/>
      </w:pPr>
      <w:r>
        <w:separator/>
      </w:r>
    </w:p>
  </w:footnote>
  <w:footnote w:type="continuationSeparator" w:id="0">
    <w:p w14:paraId="4A23D6AE" w14:textId="77777777" w:rsidR="006775C9" w:rsidRDefault="006775C9" w:rsidP="00E7307D">
      <w:pPr>
        <w:spacing w:line="240" w:lineRule="auto"/>
      </w:pPr>
      <w:r>
        <w:continuationSeparator/>
      </w:r>
    </w:p>
  </w:footnote>
  <w:footnote w:id="1">
    <w:p w14:paraId="59BE0FE1" w14:textId="77777777" w:rsidR="00E7307D" w:rsidRDefault="00E7307D">
      <w:pPr>
        <w:pStyle w:val="FootnoteText"/>
      </w:pPr>
      <w:r>
        <w:rPr>
          <w:rStyle w:val="FootnoteReferenc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rzysztof Ferenc">
    <w15:presenceInfo w15:providerId="AD" w15:userId="S-1-5-21-3256979390-2559253517-4173830286-139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1E524F"/>
    <w:rsid w:val="00217028"/>
    <w:rsid w:val="00230C50"/>
    <w:rsid w:val="00257BE1"/>
    <w:rsid w:val="00272A32"/>
    <w:rsid w:val="00297ABF"/>
    <w:rsid w:val="002D6A21"/>
    <w:rsid w:val="002E7C7C"/>
    <w:rsid w:val="003304EF"/>
    <w:rsid w:val="00332BA2"/>
    <w:rsid w:val="003615B3"/>
    <w:rsid w:val="00370537"/>
    <w:rsid w:val="00371AA4"/>
    <w:rsid w:val="00386659"/>
    <w:rsid w:val="003A78E6"/>
    <w:rsid w:val="003D6012"/>
    <w:rsid w:val="0040587D"/>
    <w:rsid w:val="004716C4"/>
    <w:rsid w:val="00485D80"/>
    <w:rsid w:val="004B1F89"/>
    <w:rsid w:val="004C1C09"/>
    <w:rsid w:val="004C7966"/>
    <w:rsid w:val="004E0FAE"/>
    <w:rsid w:val="0051430C"/>
    <w:rsid w:val="00517777"/>
    <w:rsid w:val="0052624D"/>
    <w:rsid w:val="00534721"/>
    <w:rsid w:val="00540DDA"/>
    <w:rsid w:val="00565820"/>
    <w:rsid w:val="005B3C8C"/>
    <w:rsid w:val="005E116B"/>
    <w:rsid w:val="00624F36"/>
    <w:rsid w:val="00652F1C"/>
    <w:rsid w:val="006535FC"/>
    <w:rsid w:val="00661B96"/>
    <w:rsid w:val="006775C9"/>
    <w:rsid w:val="00694FF1"/>
    <w:rsid w:val="006B6970"/>
    <w:rsid w:val="006E0607"/>
    <w:rsid w:val="00722492"/>
    <w:rsid w:val="00732EC4"/>
    <w:rsid w:val="00747584"/>
    <w:rsid w:val="00753CF0"/>
    <w:rsid w:val="007752F6"/>
    <w:rsid w:val="007A31DA"/>
    <w:rsid w:val="008232BC"/>
    <w:rsid w:val="008920B2"/>
    <w:rsid w:val="0089543C"/>
    <w:rsid w:val="00895B71"/>
    <w:rsid w:val="008A3920"/>
    <w:rsid w:val="00900C98"/>
    <w:rsid w:val="00936DB5"/>
    <w:rsid w:val="009433A4"/>
    <w:rsid w:val="00973501"/>
    <w:rsid w:val="00976634"/>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BD2D8E"/>
    <w:rsid w:val="00C526D6"/>
    <w:rsid w:val="00C55853"/>
    <w:rsid w:val="00C65C40"/>
    <w:rsid w:val="00C76AC0"/>
    <w:rsid w:val="00C96E0A"/>
    <w:rsid w:val="00D036D8"/>
    <w:rsid w:val="00D17E3A"/>
    <w:rsid w:val="00D41AC9"/>
    <w:rsid w:val="00D97D8A"/>
    <w:rsid w:val="00DD5C2C"/>
    <w:rsid w:val="00DE7024"/>
    <w:rsid w:val="00E24342"/>
    <w:rsid w:val="00E5753D"/>
    <w:rsid w:val="00E676D3"/>
    <w:rsid w:val="00E7307D"/>
    <w:rsid w:val="00EC53F3"/>
    <w:rsid w:val="00EC6052"/>
    <w:rsid w:val="00EE36B2"/>
    <w:rsid w:val="00EE394A"/>
    <w:rsid w:val="00F11AD2"/>
    <w:rsid w:val="00F41FFE"/>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A058E"/>
  <w15:docId w15:val="{588A0FBF-CEE2-4220-8845-323D0054F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53871"/>
    <w:pPr>
      <w:ind w:firstLine="432"/>
    </w:pPr>
    <w:rPr>
      <w:rFonts w:ascii="Ubuntu" w:hAnsi="Ubuntu"/>
      <w:noProof/>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 w:type="character" w:styleId="CommentReference">
    <w:name w:val="annotation reference"/>
    <w:basedOn w:val="DefaultParagraphFont"/>
    <w:uiPriority w:val="99"/>
    <w:semiHidden/>
    <w:unhideWhenUsed/>
    <w:rsid w:val="00E5753D"/>
    <w:rPr>
      <w:sz w:val="16"/>
      <w:szCs w:val="16"/>
    </w:rPr>
  </w:style>
  <w:style w:type="paragraph" w:styleId="CommentText">
    <w:name w:val="annotation text"/>
    <w:basedOn w:val="Normal"/>
    <w:link w:val="CommentTextChar"/>
    <w:uiPriority w:val="99"/>
    <w:semiHidden/>
    <w:unhideWhenUsed/>
    <w:rsid w:val="00E5753D"/>
    <w:pPr>
      <w:spacing w:line="240" w:lineRule="auto"/>
    </w:pPr>
    <w:rPr>
      <w:sz w:val="20"/>
      <w:szCs w:val="20"/>
    </w:rPr>
  </w:style>
  <w:style w:type="character" w:customStyle="1" w:styleId="CommentTextChar">
    <w:name w:val="Comment Text Char"/>
    <w:basedOn w:val="DefaultParagraphFont"/>
    <w:link w:val="CommentText"/>
    <w:uiPriority w:val="99"/>
    <w:semiHidden/>
    <w:rsid w:val="00E5753D"/>
    <w:rPr>
      <w:rFonts w:ascii="Ubuntu" w:hAnsi="Ubuntu"/>
      <w:noProof/>
      <w:sz w:val="20"/>
      <w:szCs w:val="20"/>
    </w:rPr>
  </w:style>
  <w:style w:type="paragraph" w:styleId="CommentSubject">
    <w:name w:val="annotation subject"/>
    <w:basedOn w:val="CommentText"/>
    <w:next w:val="CommentText"/>
    <w:link w:val="CommentSubjectChar"/>
    <w:uiPriority w:val="99"/>
    <w:semiHidden/>
    <w:unhideWhenUsed/>
    <w:rsid w:val="00E5753D"/>
    <w:rPr>
      <w:b/>
      <w:bCs/>
    </w:rPr>
  </w:style>
  <w:style w:type="character" w:customStyle="1" w:styleId="CommentSubjectChar">
    <w:name w:val="Comment Subject Char"/>
    <w:basedOn w:val="CommentTextChar"/>
    <w:link w:val="CommentSubject"/>
    <w:uiPriority w:val="99"/>
    <w:semiHidden/>
    <w:rsid w:val="00E5753D"/>
    <w:rPr>
      <w:rFonts w:ascii="Ubuntu" w:hAnsi="Ubuntu"/>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alibre-ebook.com/download" TargetMode="External"/><Relationship Id="rId5" Type="http://schemas.openxmlformats.org/officeDocument/2006/relationships/settings" Target="settings.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816C8B-E9C3-4504-8057-A254989F4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8</Pages>
  <Words>1458</Words>
  <Characters>8749</Characters>
  <Application>Microsoft Office Word</Application>
  <DocSecurity>0</DocSecurity>
  <Lines>72</Lines>
  <Paragraphs>20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DOCX Demo</vt:lpstr>
      <vt:lpstr>DOCX Demo</vt:lpstr>
    </vt:vector>
  </TitlesOfParts>
  <Company/>
  <LinksUpToDate>false</LinksUpToDate>
  <CharactersWithSpaces>10187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Krzysztof Ferenc</cp:lastModifiedBy>
  <cp:revision>11</cp:revision>
  <dcterms:created xsi:type="dcterms:W3CDTF">2017-07-21T07:30:00Z</dcterms:created>
  <dcterms:modified xsi:type="dcterms:W3CDTF">2017-07-31T10:36:00Z</dcterms:modified>
</cp:coreProperties>
</file>